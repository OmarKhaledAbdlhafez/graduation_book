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447" w:rsidRPr="00A5413B" w:rsidRDefault="00632212" w:rsidP="00632212">
      <w:pPr>
        <w:pStyle w:val="Heading1"/>
        <w:jc w:val="center"/>
        <w:rPr>
          <w:rFonts w:asciiTheme="majorBidi" w:hAnsiTheme="majorBidi"/>
          <w:sz w:val="72"/>
          <w:szCs w:val="72"/>
        </w:rPr>
      </w:pPr>
      <w:r w:rsidRPr="00A5413B">
        <w:rPr>
          <w:rFonts w:asciiTheme="majorBidi" w:hAnsiTheme="majorBidi"/>
          <w:sz w:val="72"/>
          <w:szCs w:val="72"/>
        </w:rPr>
        <w:t>Question Generation</w:t>
      </w:r>
    </w:p>
    <w:p w:rsidR="00632212" w:rsidRPr="00A5413B" w:rsidRDefault="00632212" w:rsidP="00632212">
      <w:pPr>
        <w:pStyle w:val="Heading2"/>
        <w:rPr>
          <w:rFonts w:asciiTheme="majorBidi" w:hAnsiTheme="majorBidi"/>
          <w:sz w:val="56"/>
          <w:szCs w:val="56"/>
        </w:rPr>
      </w:pPr>
      <w:r w:rsidRPr="00A5413B">
        <w:rPr>
          <w:rFonts w:asciiTheme="majorBidi" w:hAnsiTheme="majorBidi"/>
          <w:sz w:val="56"/>
          <w:szCs w:val="56"/>
        </w:rPr>
        <w:t>Introduction</w:t>
      </w:r>
    </w:p>
    <w:p w:rsidR="00632212" w:rsidRPr="00A5413B" w:rsidRDefault="00632212" w:rsidP="00632212">
      <w:pPr>
        <w:rPr>
          <w:rFonts w:asciiTheme="majorBidi" w:hAnsiTheme="majorBidi" w:cstheme="majorBidi"/>
          <w:sz w:val="28"/>
          <w:szCs w:val="28"/>
        </w:rPr>
      </w:pPr>
      <w:r w:rsidRPr="00A5413B">
        <w:rPr>
          <w:rFonts w:asciiTheme="majorBidi" w:hAnsiTheme="majorBidi" w:cstheme="majorBidi"/>
          <w:sz w:val="28"/>
          <w:szCs w:val="28"/>
        </w:rPr>
        <w:t>Now we want to make our app more real and enable interaction between humans and characters in the app by making   characters ask the user question about the presentation topic and question related to his speech so in this chapter will introduce our question generation system.</w:t>
      </w:r>
      <w:r w:rsidRPr="00A5413B">
        <w:rPr>
          <w:rFonts w:asciiTheme="majorBidi" w:hAnsiTheme="majorBidi" w:cstheme="majorBidi"/>
          <w:sz w:val="28"/>
          <w:szCs w:val="28"/>
        </w:rPr>
        <w:br/>
        <w:t xml:space="preserve">Texts with potential educational value are becoming available through the Internet (e.g., Wikipedia, news services). However, using these new texts in classrooms introduces many challenges, one of which is that they usually lack practice exercises and assessments. Here, we address part of this challenge by automating the creation of a specific type of assessment item. Specifically, we focus on automatically generating factual   questions. Our goal is to create an automated system that can take as input a text and produce as output questions for assessing a reader’s knowledge of the information in the text. </w:t>
      </w:r>
    </w:p>
    <w:p w:rsidR="00632212" w:rsidRPr="00A5413B" w:rsidRDefault="00EB7E1B" w:rsidP="00A5413B">
      <w:pPr>
        <w:pStyle w:val="Heading2"/>
        <w:rPr>
          <w:rFonts w:asciiTheme="majorBidi" w:hAnsiTheme="majorBidi"/>
          <w:sz w:val="56"/>
          <w:szCs w:val="56"/>
        </w:rPr>
      </w:pPr>
      <w:r w:rsidRPr="00A5413B">
        <w:rPr>
          <w:rFonts w:asciiTheme="majorBidi" w:hAnsiTheme="majorBidi"/>
          <w:sz w:val="56"/>
          <w:szCs w:val="56"/>
        </w:rPr>
        <w:t>The dataset (</w:t>
      </w:r>
      <w:proofErr w:type="spellStart"/>
      <w:r w:rsidR="00A5413B" w:rsidRPr="00A5413B">
        <w:rPr>
          <w:rFonts w:asciiTheme="majorBidi" w:hAnsiTheme="majorBidi"/>
          <w:sz w:val="56"/>
          <w:szCs w:val="56"/>
        </w:rPr>
        <w:t>SQuAD</w:t>
      </w:r>
      <w:proofErr w:type="spellEnd"/>
      <w:r w:rsidRPr="00A5413B">
        <w:rPr>
          <w:rFonts w:asciiTheme="majorBidi" w:hAnsiTheme="majorBidi"/>
          <w:sz w:val="56"/>
          <w:szCs w:val="56"/>
        </w:rPr>
        <w:t>)</w:t>
      </w:r>
    </w:p>
    <w:p w:rsidR="00EB7E1B" w:rsidRPr="00A5413B" w:rsidRDefault="00EB7E1B" w:rsidP="00EB7E1B">
      <w:pPr>
        <w:rPr>
          <w:rFonts w:asciiTheme="majorBidi" w:hAnsiTheme="majorBidi" w:cstheme="majorBidi"/>
          <w:sz w:val="28"/>
          <w:szCs w:val="28"/>
        </w:rPr>
      </w:pPr>
      <w:r w:rsidRPr="00A5413B">
        <w:rPr>
          <w:rStyle w:val="fontstyle01"/>
          <w:rFonts w:asciiTheme="majorBidi" w:hAnsiTheme="majorBidi" w:cstheme="majorBidi"/>
          <w:sz w:val="28"/>
          <w:szCs w:val="28"/>
        </w:rPr>
        <w:t>Large-scale manually annotated passage and</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question pairs play a crucial role in developing</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question generation systems. We propose to adapt</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the recently released Stanford Question Answering Dataset (</w:t>
      </w:r>
      <w:proofErr w:type="spellStart"/>
      <w:r w:rsidRPr="00A5413B">
        <w:rPr>
          <w:rStyle w:val="fontstyle01"/>
          <w:rFonts w:asciiTheme="majorBidi" w:hAnsiTheme="majorBidi" w:cstheme="majorBidi"/>
          <w:sz w:val="28"/>
          <w:szCs w:val="28"/>
        </w:rPr>
        <w:t>SQuAD</w:t>
      </w:r>
      <w:proofErr w:type="spellEnd"/>
      <w:r w:rsidRPr="00A5413B">
        <w:rPr>
          <w:rStyle w:val="fontstyle01"/>
          <w:rFonts w:asciiTheme="majorBidi" w:hAnsiTheme="majorBidi" w:cstheme="majorBidi"/>
          <w:sz w:val="28"/>
          <w:szCs w:val="28"/>
        </w:rPr>
        <w:t>) (</w:t>
      </w:r>
      <w:proofErr w:type="spellStart"/>
      <w:r w:rsidRPr="00A5413B">
        <w:rPr>
          <w:rStyle w:val="fontstyle01"/>
          <w:rFonts w:asciiTheme="majorBidi" w:hAnsiTheme="majorBidi" w:cstheme="majorBidi"/>
          <w:color w:val="000080"/>
          <w:sz w:val="28"/>
          <w:szCs w:val="28"/>
        </w:rPr>
        <w:t>Rajpurkar</w:t>
      </w:r>
      <w:proofErr w:type="spellEnd"/>
      <w:r w:rsidRPr="00A5413B">
        <w:rPr>
          <w:rStyle w:val="fontstyle01"/>
          <w:rFonts w:asciiTheme="majorBidi" w:hAnsiTheme="majorBidi" w:cstheme="majorBidi"/>
          <w:color w:val="000080"/>
          <w:sz w:val="28"/>
          <w:szCs w:val="28"/>
        </w:rPr>
        <w:t xml:space="preserve"> et al.</w:t>
      </w:r>
      <w:r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color w:val="000080"/>
          <w:sz w:val="28"/>
          <w:szCs w:val="28"/>
        </w:rPr>
        <w:t>2016</w:t>
      </w:r>
      <w:r w:rsidRPr="00A5413B">
        <w:rPr>
          <w:rStyle w:val="fontstyle01"/>
          <w:rFonts w:asciiTheme="majorBidi" w:hAnsiTheme="majorBidi" w:cstheme="majorBidi"/>
          <w:sz w:val="28"/>
          <w:szCs w:val="28"/>
        </w:rPr>
        <w:t>) as</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 xml:space="preserve">the training and development datasets for the question generation task. In </w:t>
      </w:r>
      <w:proofErr w:type="spellStart"/>
      <w:r w:rsidRPr="00A5413B">
        <w:rPr>
          <w:rStyle w:val="fontstyle01"/>
          <w:rFonts w:asciiTheme="majorBidi" w:hAnsiTheme="majorBidi" w:cstheme="majorBidi"/>
          <w:sz w:val="28"/>
          <w:szCs w:val="28"/>
        </w:rPr>
        <w:t>SQuAD</w:t>
      </w:r>
      <w:proofErr w:type="spellEnd"/>
      <w:r w:rsidRPr="00A5413B">
        <w:rPr>
          <w:rStyle w:val="fontstyle01"/>
          <w:rFonts w:asciiTheme="majorBidi" w:hAnsiTheme="majorBidi" w:cstheme="majorBidi"/>
          <w:sz w:val="28"/>
          <w:szCs w:val="28"/>
        </w:rPr>
        <w:t>, the answers are</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labeled as subsequences in the given sentences by</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crowed sourcing, and it contains more than 100K</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questions which makes it feasible to train our neural network models.</w:t>
      </w:r>
    </w:p>
    <w:p w:rsidR="00EB6663" w:rsidRPr="00A5413B" w:rsidRDefault="00967318" w:rsidP="00EB6663">
      <w:pPr>
        <w:pStyle w:val="Heading2"/>
        <w:rPr>
          <w:rFonts w:asciiTheme="majorBidi" w:hAnsiTheme="majorBidi"/>
          <w:sz w:val="56"/>
          <w:szCs w:val="56"/>
        </w:rPr>
      </w:pPr>
      <w:r w:rsidRPr="00A5413B">
        <w:rPr>
          <w:rFonts w:asciiTheme="majorBidi" w:hAnsiTheme="majorBidi"/>
          <w:sz w:val="56"/>
          <w:szCs w:val="56"/>
        </w:rPr>
        <w:t>Related work</w:t>
      </w:r>
    </w:p>
    <w:p w:rsidR="00EB7E1B" w:rsidRPr="00A5413B" w:rsidRDefault="00EB6663" w:rsidP="00EB7E1B">
      <w:pPr>
        <w:rPr>
          <w:rFonts w:asciiTheme="majorBidi" w:hAnsiTheme="majorBidi" w:cstheme="majorBidi"/>
          <w:color w:val="000000"/>
          <w:sz w:val="28"/>
          <w:szCs w:val="28"/>
        </w:rPr>
      </w:pPr>
      <w:r w:rsidRPr="00A5413B">
        <w:rPr>
          <w:rStyle w:val="fontstyle01"/>
          <w:rFonts w:asciiTheme="majorBidi" w:hAnsiTheme="majorBidi" w:cstheme="majorBidi"/>
          <w:sz w:val="28"/>
          <w:szCs w:val="28"/>
        </w:rPr>
        <w:t>Automatic question generation from natural language text aims to generate</w:t>
      </w:r>
      <w:r w:rsidR="00EB7E1B"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sz w:val="28"/>
          <w:szCs w:val="28"/>
        </w:rPr>
        <w:t>questions taking text</w:t>
      </w:r>
      <w:r w:rsidR="00EB7E1B"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as input, which has the potential value of education purpose (</w:t>
      </w:r>
      <w:proofErr w:type="spellStart"/>
      <w:r w:rsidRPr="00A5413B">
        <w:rPr>
          <w:rStyle w:val="fontstyle01"/>
          <w:rFonts w:asciiTheme="majorBidi" w:hAnsiTheme="majorBidi" w:cstheme="majorBidi"/>
          <w:color w:val="000080"/>
          <w:sz w:val="28"/>
          <w:szCs w:val="28"/>
        </w:rPr>
        <w:t>Heilman</w:t>
      </w:r>
      <w:proofErr w:type="spellEnd"/>
      <w:r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color w:val="000080"/>
          <w:sz w:val="28"/>
          <w:szCs w:val="28"/>
        </w:rPr>
        <w:t>2011</w:t>
      </w:r>
      <w:r w:rsidRPr="00A5413B">
        <w:rPr>
          <w:rStyle w:val="fontstyle01"/>
          <w:rFonts w:asciiTheme="majorBidi" w:hAnsiTheme="majorBidi" w:cstheme="majorBidi"/>
          <w:sz w:val="28"/>
          <w:szCs w:val="28"/>
        </w:rPr>
        <w:t>). As the reverse task</w:t>
      </w:r>
      <w:r w:rsidR="00EB7E1B"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of question answering, question generation also</w:t>
      </w:r>
      <w:r w:rsidR="00EB7E1B"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has the potential for providing a large scale corpus of question-answer pairs.</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Previous works for question generation mainly</w:t>
      </w:r>
      <w:r w:rsidR="00EB7E1B"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use rigid heuristic rules to transform a sentence</w:t>
      </w:r>
      <w:r w:rsidR="00EB7E1B"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into related questions (</w:t>
      </w:r>
      <w:proofErr w:type="spellStart"/>
      <w:r w:rsidRPr="00A5413B">
        <w:rPr>
          <w:rStyle w:val="fontstyle01"/>
          <w:rFonts w:asciiTheme="majorBidi" w:hAnsiTheme="majorBidi" w:cstheme="majorBidi"/>
          <w:color w:val="000080"/>
          <w:sz w:val="28"/>
          <w:szCs w:val="28"/>
        </w:rPr>
        <w:t>Heilman</w:t>
      </w:r>
      <w:proofErr w:type="spellEnd"/>
      <w:r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color w:val="000080"/>
          <w:sz w:val="28"/>
          <w:szCs w:val="28"/>
        </w:rPr>
        <w:t>2011</w:t>
      </w:r>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color w:val="000080"/>
          <w:sz w:val="28"/>
          <w:szCs w:val="28"/>
        </w:rPr>
        <w:t>Chali</w:t>
      </w:r>
      <w:proofErr w:type="spellEnd"/>
      <w:r w:rsidRPr="00A5413B">
        <w:rPr>
          <w:rStyle w:val="fontstyle01"/>
          <w:rFonts w:asciiTheme="majorBidi" w:hAnsiTheme="majorBidi" w:cstheme="majorBidi"/>
          <w:color w:val="000080"/>
          <w:sz w:val="28"/>
          <w:szCs w:val="28"/>
        </w:rPr>
        <w:t xml:space="preserve"> and</w:t>
      </w:r>
      <w:r w:rsidRPr="00A5413B">
        <w:rPr>
          <w:rFonts w:asciiTheme="majorBidi" w:hAnsiTheme="majorBidi" w:cstheme="majorBidi"/>
          <w:color w:val="000080"/>
          <w:sz w:val="28"/>
          <w:szCs w:val="28"/>
        </w:rPr>
        <w:br/>
      </w:r>
      <w:r w:rsidRPr="00A5413B">
        <w:rPr>
          <w:rStyle w:val="fontstyle01"/>
          <w:rFonts w:asciiTheme="majorBidi" w:hAnsiTheme="majorBidi" w:cstheme="majorBidi"/>
          <w:color w:val="000080"/>
          <w:sz w:val="28"/>
          <w:szCs w:val="28"/>
        </w:rPr>
        <w:t>Hasan</w:t>
      </w:r>
      <w:r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color w:val="000080"/>
          <w:sz w:val="28"/>
          <w:szCs w:val="28"/>
        </w:rPr>
        <w:t>2015</w:t>
      </w:r>
      <w:r w:rsidRPr="00A5413B">
        <w:rPr>
          <w:rStyle w:val="fontstyle01"/>
          <w:rFonts w:asciiTheme="majorBidi" w:hAnsiTheme="majorBidi" w:cstheme="majorBidi"/>
          <w:sz w:val="28"/>
          <w:szCs w:val="28"/>
        </w:rPr>
        <w:t>). However, these methods heavily</w:t>
      </w:r>
      <w:r w:rsidR="00EB7E1B"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rely on human-designed transformation and generation rules, which cannot be easily adopted to</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lastRenderedPageBreak/>
        <w:t>other domains. Instead of generating questions</w:t>
      </w:r>
      <w:r w:rsidR="00EB7E1B"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from texts, </w:t>
      </w:r>
      <w:proofErr w:type="spellStart"/>
      <w:r w:rsidRPr="00A5413B">
        <w:rPr>
          <w:rStyle w:val="fontstyle01"/>
          <w:rFonts w:asciiTheme="majorBidi" w:hAnsiTheme="majorBidi" w:cstheme="majorBidi"/>
          <w:color w:val="000080"/>
          <w:sz w:val="28"/>
          <w:szCs w:val="28"/>
        </w:rPr>
        <w:t>Serban</w:t>
      </w:r>
      <w:proofErr w:type="spellEnd"/>
      <w:r w:rsidRPr="00A5413B">
        <w:rPr>
          <w:rStyle w:val="fontstyle01"/>
          <w:rFonts w:asciiTheme="majorBidi" w:hAnsiTheme="majorBidi" w:cstheme="majorBidi"/>
          <w:color w:val="000080"/>
          <w:sz w:val="28"/>
          <w:szCs w:val="28"/>
        </w:rPr>
        <w:t xml:space="preserve"> et al. </w:t>
      </w:r>
      <w:r w:rsidRPr="00A5413B">
        <w:rPr>
          <w:rStyle w:val="fontstyle01"/>
          <w:rFonts w:asciiTheme="majorBidi" w:hAnsiTheme="majorBidi" w:cstheme="majorBidi"/>
          <w:sz w:val="28"/>
          <w:szCs w:val="28"/>
        </w:rPr>
        <w:t>(</w:t>
      </w:r>
      <w:r w:rsidRPr="00A5413B">
        <w:rPr>
          <w:rStyle w:val="fontstyle01"/>
          <w:rFonts w:asciiTheme="majorBidi" w:hAnsiTheme="majorBidi" w:cstheme="majorBidi"/>
          <w:color w:val="000080"/>
          <w:sz w:val="28"/>
          <w:szCs w:val="28"/>
        </w:rPr>
        <w:t>2016</w:t>
      </w:r>
      <w:r w:rsidRPr="00A5413B">
        <w:rPr>
          <w:rStyle w:val="fontstyle01"/>
          <w:rFonts w:asciiTheme="majorBidi" w:hAnsiTheme="majorBidi" w:cstheme="majorBidi"/>
          <w:sz w:val="28"/>
          <w:szCs w:val="28"/>
        </w:rPr>
        <w:t xml:space="preserve">) proposed a </w:t>
      </w:r>
      <w:proofErr w:type="spellStart"/>
      <w:r w:rsidRPr="00A5413B">
        <w:rPr>
          <w:rStyle w:val="fontstyle01"/>
          <w:rFonts w:asciiTheme="majorBidi" w:hAnsiTheme="majorBidi" w:cstheme="majorBidi"/>
          <w:sz w:val="28"/>
          <w:szCs w:val="28"/>
        </w:rPr>
        <w:t>neu</w:t>
      </w:r>
      <w:proofErr w:type="spellEnd"/>
      <w:r w:rsidRPr="00A5413B">
        <w:rPr>
          <w:rStyle w:val="fontstyle01"/>
          <w:rFonts w:asciiTheme="majorBidi" w:hAnsiTheme="majorBidi" w:cstheme="majorBidi"/>
          <w:sz w:val="28"/>
          <w:szCs w:val="28"/>
        </w:rPr>
        <w:t>-</w:t>
      </w:r>
      <w:r w:rsidR="00EB7E1B" w:rsidRPr="00A5413B">
        <w:rPr>
          <w:rStyle w:val="Heading1Char"/>
          <w:rFonts w:asciiTheme="majorBidi" w:hAnsiTheme="majorBidi"/>
          <w:sz w:val="28"/>
          <w:szCs w:val="28"/>
        </w:rPr>
        <w:t xml:space="preserve"> </w:t>
      </w:r>
      <w:proofErr w:type="spellStart"/>
      <w:r w:rsidR="00EB7E1B" w:rsidRPr="00A5413B">
        <w:rPr>
          <w:rStyle w:val="fontstyle01"/>
          <w:rFonts w:asciiTheme="majorBidi" w:hAnsiTheme="majorBidi" w:cstheme="majorBidi"/>
          <w:sz w:val="28"/>
          <w:szCs w:val="28"/>
        </w:rPr>
        <w:t>ral</w:t>
      </w:r>
      <w:proofErr w:type="spellEnd"/>
      <w:r w:rsidR="00EB7E1B" w:rsidRPr="00A5413B">
        <w:rPr>
          <w:rStyle w:val="fontstyle01"/>
          <w:rFonts w:asciiTheme="majorBidi" w:hAnsiTheme="majorBidi" w:cstheme="majorBidi"/>
          <w:sz w:val="28"/>
          <w:szCs w:val="28"/>
        </w:rPr>
        <w:t xml:space="preserve"> network method to generate factoid questions</w:t>
      </w:r>
      <w:r w:rsidR="00EB7E1B" w:rsidRPr="00A5413B">
        <w:rPr>
          <w:rFonts w:asciiTheme="majorBidi" w:hAnsiTheme="majorBidi" w:cstheme="majorBidi"/>
          <w:color w:val="000000"/>
          <w:sz w:val="28"/>
          <w:szCs w:val="28"/>
        </w:rPr>
        <w:br/>
      </w:r>
      <w:r w:rsidR="00EB7E1B" w:rsidRPr="00A5413B">
        <w:rPr>
          <w:rStyle w:val="fontstyle01"/>
          <w:rFonts w:asciiTheme="majorBidi" w:hAnsiTheme="majorBidi" w:cstheme="majorBidi"/>
          <w:sz w:val="28"/>
          <w:szCs w:val="28"/>
        </w:rPr>
        <w:t>from structured data.</w:t>
      </w:r>
    </w:p>
    <w:p w:rsidR="00967318" w:rsidRPr="00A5413B" w:rsidRDefault="00EB6663" w:rsidP="00EB6663">
      <w:pPr>
        <w:pStyle w:val="ListParagraph"/>
        <w:numPr>
          <w:ilvl w:val="0"/>
          <w:numId w:val="2"/>
        </w:numPr>
        <w:rPr>
          <w:rFonts w:asciiTheme="majorBidi" w:hAnsiTheme="majorBidi" w:cstheme="majorBidi"/>
          <w:sz w:val="36"/>
          <w:szCs w:val="36"/>
        </w:rPr>
      </w:pPr>
      <w:r w:rsidRPr="00A5413B">
        <w:rPr>
          <w:rFonts w:asciiTheme="majorBidi" w:hAnsiTheme="majorBidi" w:cstheme="majorBidi"/>
          <w:sz w:val="36"/>
          <w:szCs w:val="36"/>
        </w:rPr>
        <w:t xml:space="preserve">RNN Seq2seq </w:t>
      </w:r>
      <w:proofErr w:type="gramStart"/>
      <w:r w:rsidRPr="00A5413B">
        <w:rPr>
          <w:rFonts w:asciiTheme="majorBidi" w:hAnsiTheme="majorBidi" w:cstheme="majorBidi"/>
          <w:sz w:val="36"/>
          <w:szCs w:val="36"/>
        </w:rPr>
        <w:t>Models :</w:t>
      </w:r>
      <w:proofErr w:type="gramEnd"/>
    </w:p>
    <w:p w:rsidR="00E52A66" w:rsidRPr="00A5413B" w:rsidRDefault="00E52A66" w:rsidP="00E52A66">
      <w:pPr>
        <w:pStyle w:val="ListParagraph"/>
        <w:rPr>
          <w:rStyle w:val="fontstyle01"/>
          <w:rFonts w:asciiTheme="majorBidi" w:hAnsiTheme="majorBidi" w:cstheme="majorBidi"/>
          <w:sz w:val="28"/>
          <w:szCs w:val="28"/>
        </w:rPr>
      </w:pPr>
      <w:r w:rsidRPr="00A5413B">
        <w:rPr>
          <w:rFonts w:asciiTheme="majorBidi" w:hAnsiTheme="majorBidi" w:cstheme="majorBidi"/>
          <w:sz w:val="28"/>
          <w:szCs w:val="28"/>
        </w:rPr>
        <w:t xml:space="preserve">In this will introduce NG++ paper work , </w:t>
      </w:r>
      <w:r w:rsidRPr="00A5413B">
        <w:rPr>
          <w:rStyle w:val="fontstyle01"/>
          <w:rFonts w:asciiTheme="majorBidi" w:hAnsiTheme="majorBidi" w:cstheme="majorBidi"/>
          <w:sz w:val="28"/>
          <w:szCs w:val="28"/>
        </w:rPr>
        <w:t>In this  we conduct a preliminary study</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on question generation from text with neural networks, which </w:t>
      </w:r>
      <w:proofErr w:type="spellStart"/>
      <w:r w:rsidRPr="00A5413B">
        <w:rPr>
          <w:rStyle w:val="fontstyle01"/>
          <w:rFonts w:asciiTheme="majorBidi" w:hAnsiTheme="majorBidi" w:cstheme="majorBidi"/>
          <w:sz w:val="28"/>
          <w:szCs w:val="28"/>
        </w:rPr>
        <w:t>idenoted</w:t>
      </w:r>
      <w:proofErr w:type="spellEnd"/>
      <w:r w:rsidRPr="00A5413B">
        <w:rPr>
          <w:rStyle w:val="fontstyle01"/>
          <w:rFonts w:asciiTheme="majorBidi" w:hAnsiTheme="majorBidi" w:cstheme="majorBidi"/>
          <w:sz w:val="28"/>
          <w:szCs w:val="28"/>
        </w:rPr>
        <w:t xml:space="preserve"> as the Neural Question</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Generation (NQG) framework, to generate natural</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language questions from text without pre-defined</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rules. </w:t>
      </w:r>
    </w:p>
    <w:p w:rsidR="00E52A66" w:rsidRPr="00A5413B" w:rsidRDefault="00E52A66" w:rsidP="00E52A66">
      <w:pPr>
        <w:pStyle w:val="ListParagraph"/>
        <w:rPr>
          <w:rStyle w:val="fontstyle01"/>
          <w:rFonts w:asciiTheme="majorBidi" w:hAnsiTheme="majorBidi" w:cstheme="majorBidi"/>
          <w:sz w:val="28"/>
          <w:szCs w:val="28"/>
        </w:rPr>
      </w:pPr>
      <w:r w:rsidRPr="00A5413B">
        <w:rPr>
          <w:rStyle w:val="fontstyle01"/>
          <w:rFonts w:asciiTheme="majorBidi" w:hAnsiTheme="majorBidi" w:cstheme="majorBidi"/>
          <w:sz w:val="28"/>
          <w:szCs w:val="28"/>
        </w:rPr>
        <w:t>The Neural Question Generation framework</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extends the sequence-to sequence models by enriching the encoder with answer and lexical features to generate answer focused questions. Concretely, the encoder reads not only the input sentence, but also the answer position indicator and</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lexical features. The answer position feature denotes the answer span in the input sentence, which</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is essential to generate answer relevant questions.</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The lexical features include part-of-speech (POS)</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and named entity (NER) tags to help produce better sentence encoding. Lastly, the decoder with</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attention mechanism (</w:t>
      </w:r>
      <w:proofErr w:type="spellStart"/>
      <w:r w:rsidRPr="00A5413B">
        <w:rPr>
          <w:rStyle w:val="fontstyle01"/>
          <w:rFonts w:asciiTheme="majorBidi" w:hAnsiTheme="majorBidi" w:cstheme="majorBidi"/>
          <w:color w:val="000080"/>
          <w:sz w:val="28"/>
          <w:szCs w:val="28"/>
        </w:rPr>
        <w:t>Bahdanau</w:t>
      </w:r>
      <w:proofErr w:type="spellEnd"/>
      <w:r w:rsidRPr="00A5413B">
        <w:rPr>
          <w:rStyle w:val="fontstyle01"/>
          <w:rFonts w:asciiTheme="majorBidi" w:hAnsiTheme="majorBidi" w:cstheme="majorBidi"/>
          <w:color w:val="000080"/>
          <w:sz w:val="28"/>
          <w:szCs w:val="28"/>
        </w:rPr>
        <w:t xml:space="preserve"> et al.</w:t>
      </w:r>
      <w:r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color w:val="000080"/>
          <w:sz w:val="28"/>
          <w:szCs w:val="28"/>
        </w:rPr>
        <w:t>2015</w:t>
      </w:r>
      <w:r w:rsidRPr="00A5413B">
        <w:rPr>
          <w:rStyle w:val="fontstyle01"/>
          <w:rFonts w:asciiTheme="majorBidi" w:hAnsiTheme="majorBidi" w:cstheme="majorBidi"/>
          <w:sz w:val="28"/>
          <w:szCs w:val="28"/>
        </w:rPr>
        <w:t>) generates an answer specific question of the sentence.</w:t>
      </w:r>
    </w:p>
    <w:p w:rsidR="00E52A66" w:rsidRPr="00A5413B" w:rsidRDefault="00B96643" w:rsidP="00B96643">
      <w:pPr>
        <w:pStyle w:val="ListParagraph"/>
        <w:rPr>
          <w:rStyle w:val="fontstyle01"/>
          <w:rFonts w:asciiTheme="majorBidi" w:hAnsiTheme="majorBidi" w:cstheme="majorBidi"/>
          <w:sz w:val="28"/>
          <w:szCs w:val="28"/>
        </w:rPr>
      </w:pPr>
      <w:r w:rsidRPr="00A5413B">
        <w:rPr>
          <w:rStyle w:val="fontstyle01"/>
          <w:rFonts w:asciiTheme="majorBidi" w:hAnsiTheme="majorBidi" w:cstheme="majorBidi"/>
          <w:sz w:val="28"/>
          <w:szCs w:val="28"/>
        </w:rPr>
        <w:t>the NQG framework,</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which consists of a feature-rich encoder and an</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attention-based decoder. Figure </w:t>
      </w:r>
      <w:r w:rsidRPr="00A5413B">
        <w:rPr>
          <w:rStyle w:val="fontstyle01"/>
          <w:rFonts w:asciiTheme="majorBidi" w:hAnsiTheme="majorBidi" w:cstheme="majorBidi"/>
          <w:color w:val="000080"/>
          <w:sz w:val="28"/>
          <w:szCs w:val="28"/>
        </w:rPr>
        <w:t xml:space="preserve">1 </w:t>
      </w:r>
      <w:r w:rsidRPr="00A5413B">
        <w:rPr>
          <w:rStyle w:val="fontstyle01"/>
          <w:rFonts w:asciiTheme="majorBidi" w:hAnsiTheme="majorBidi" w:cstheme="majorBidi"/>
          <w:sz w:val="28"/>
          <w:szCs w:val="28"/>
        </w:rPr>
        <w:t>provides an</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overview of our NQG framework</w:t>
      </w:r>
    </w:p>
    <w:p w:rsidR="00B96643" w:rsidRPr="00A5413B" w:rsidRDefault="00B96643" w:rsidP="00B96643">
      <w:pPr>
        <w:pStyle w:val="ListParagraph"/>
        <w:rPr>
          <w:rFonts w:asciiTheme="majorBidi" w:hAnsiTheme="majorBidi" w:cstheme="majorBidi"/>
          <w:sz w:val="28"/>
          <w:szCs w:val="28"/>
        </w:rPr>
      </w:pPr>
      <w:r w:rsidRPr="00A5413B">
        <w:rPr>
          <w:rFonts w:asciiTheme="majorBidi" w:hAnsiTheme="majorBidi" w:cstheme="majorBidi"/>
          <w:noProof/>
          <w:sz w:val="28"/>
          <w:szCs w:val="28"/>
        </w:rPr>
        <w:drawing>
          <wp:inline distT="0" distB="0" distL="0" distR="0">
            <wp:extent cx="4743450" cy="26228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3683_1_En_56_Fig1_HTML.gif"/>
                    <pic:cNvPicPr/>
                  </pic:nvPicPr>
                  <pic:blipFill>
                    <a:blip r:embed="rId5">
                      <a:extLst>
                        <a:ext uri="{28A0092B-C50C-407E-A947-70E740481C1C}">
                          <a14:useLocalDpi xmlns:a14="http://schemas.microsoft.com/office/drawing/2010/main" val="0"/>
                        </a:ext>
                      </a:extLst>
                    </a:blip>
                    <a:stretch>
                      <a:fillRect/>
                    </a:stretch>
                  </pic:blipFill>
                  <pic:spPr>
                    <a:xfrm>
                      <a:off x="0" y="0"/>
                      <a:ext cx="4779975" cy="2643045"/>
                    </a:xfrm>
                    <a:prstGeom prst="rect">
                      <a:avLst/>
                    </a:prstGeom>
                  </pic:spPr>
                </pic:pic>
              </a:graphicData>
            </a:graphic>
          </wp:inline>
        </w:drawing>
      </w:r>
    </w:p>
    <w:p w:rsidR="00B96643" w:rsidRPr="00A5413B" w:rsidRDefault="00B96643" w:rsidP="00B96643">
      <w:pPr>
        <w:pStyle w:val="ListParagraph"/>
        <w:rPr>
          <w:rFonts w:asciiTheme="majorBidi" w:hAnsiTheme="majorBidi" w:cstheme="majorBidi"/>
          <w:sz w:val="28"/>
          <w:szCs w:val="28"/>
        </w:rPr>
      </w:pPr>
      <w:r w:rsidRPr="00A5413B">
        <w:rPr>
          <w:rStyle w:val="fontstyle01"/>
          <w:rFonts w:asciiTheme="majorBidi" w:hAnsiTheme="majorBidi" w:cstheme="majorBidi"/>
        </w:rPr>
        <w:t>Figure 1: Overview of the Neural Question Generation (NQG) framework</w:t>
      </w:r>
    </w:p>
    <w:p w:rsidR="009B5A77" w:rsidRPr="00A5413B" w:rsidRDefault="009B5A77" w:rsidP="009B5A77">
      <w:pPr>
        <w:pStyle w:val="ListParagraph"/>
        <w:rPr>
          <w:rStyle w:val="fontstyle01"/>
          <w:rFonts w:asciiTheme="majorBidi" w:hAnsiTheme="majorBidi" w:cstheme="majorBidi"/>
          <w:b/>
          <w:bCs/>
          <w:sz w:val="32"/>
          <w:szCs w:val="32"/>
        </w:rPr>
      </w:pPr>
      <w:r w:rsidRPr="00A5413B">
        <w:rPr>
          <w:rStyle w:val="fontstyle01"/>
          <w:rFonts w:asciiTheme="majorBidi" w:hAnsiTheme="majorBidi" w:cstheme="majorBidi"/>
          <w:b/>
          <w:bCs/>
          <w:sz w:val="32"/>
          <w:szCs w:val="32"/>
        </w:rPr>
        <w:t>Feature-Rich Encoder</w:t>
      </w:r>
    </w:p>
    <w:p w:rsidR="009B5A77" w:rsidRPr="00A5413B" w:rsidRDefault="00B96643" w:rsidP="009B5A77">
      <w:pPr>
        <w:pStyle w:val="ListParagraph"/>
        <w:rPr>
          <w:rStyle w:val="fontstyle61"/>
          <w:rFonts w:asciiTheme="majorBidi" w:hAnsiTheme="majorBidi" w:cstheme="majorBidi"/>
          <w:sz w:val="28"/>
          <w:szCs w:val="28"/>
        </w:rPr>
      </w:pPr>
      <w:r w:rsidRPr="00A5413B">
        <w:rPr>
          <w:rStyle w:val="fontstyle01"/>
          <w:rFonts w:asciiTheme="majorBidi" w:hAnsiTheme="majorBidi" w:cstheme="majorBidi"/>
          <w:sz w:val="28"/>
          <w:szCs w:val="28"/>
        </w:rPr>
        <w:lastRenderedPageBreak/>
        <w:t>we use Gated Recurrent</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Unit (GRU) (</w:t>
      </w:r>
      <w:r w:rsidRPr="00A5413B">
        <w:rPr>
          <w:rStyle w:val="fontstyle01"/>
          <w:rFonts w:asciiTheme="majorBidi" w:hAnsiTheme="majorBidi" w:cstheme="majorBidi"/>
          <w:color w:val="000080"/>
          <w:sz w:val="28"/>
          <w:szCs w:val="28"/>
        </w:rPr>
        <w:t>Cho et al.</w:t>
      </w:r>
      <w:r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color w:val="000080"/>
          <w:sz w:val="28"/>
          <w:szCs w:val="28"/>
        </w:rPr>
        <w:t>2014</w:t>
      </w:r>
      <w:r w:rsidR="009B5A77" w:rsidRPr="00A5413B">
        <w:rPr>
          <w:rStyle w:val="fontstyle01"/>
          <w:rFonts w:asciiTheme="majorBidi" w:hAnsiTheme="majorBidi" w:cstheme="majorBidi"/>
          <w:sz w:val="28"/>
          <w:szCs w:val="28"/>
        </w:rPr>
        <w:t xml:space="preserve">) to build the encoder. </w:t>
      </w:r>
      <w:r w:rsidRPr="00A5413B">
        <w:rPr>
          <w:rStyle w:val="fontstyle01"/>
          <w:rFonts w:asciiTheme="majorBidi" w:hAnsiTheme="majorBidi" w:cstheme="majorBidi"/>
          <w:sz w:val="28"/>
          <w:szCs w:val="28"/>
        </w:rPr>
        <w:t>To capture more context information, we</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use bidirectional GRU (</w:t>
      </w:r>
      <w:proofErr w:type="spellStart"/>
      <w:r w:rsidRPr="00A5413B">
        <w:rPr>
          <w:rStyle w:val="fontstyle01"/>
          <w:rFonts w:asciiTheme="majorBidi" w:hAnsiTheme="majorBidi" w:cstheme="majorBidi"/>
          <w:sz w:val="28"/>
          <w:szCs w:val="28"/>
        </w:rPr>
        <w:t>BiGRU</w:t>
      </w:r>
      <w:proofErr w:type="spellEnd"/>
      <w:r w:rsidRPr="00A5413B">
        <w:rPr>
          <w:rStyle w:val="fontstyle01"/>
          <w:rFonts w:asciiTheme="majorBidi" w:hAnsiTheme="majorBidi" w:cstheme="majorBidi"/>
          <w:sz w:val="28"/>
          <w:szCs w:val="28"/>
        </w:rPr>
        <w:t>) to read the inputs</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in both forward and backward orders. Inspired by</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color w:val="000080"/>
          <w:sz w:val="28"/>
          <w:szCs w:val="28"/>
        </w:rPr>
        <w:t xml:space="preserve">Chen and Manning </w:t>
      </w:r>
      <w:r w:rsidRPr="00A5413B">
        <w:rPr>
          <w:rStyle w:val="fontstyle01"/>
          <w:rFonts w:asciiTheme="majorBidi" w:hAnsiTheme="majorBidi" w:cstheme="majorBidi"/>
          <w:sz w:val="28"/>
          <w:szCs w:val="28"/>
        </w:rPr>
        <w:t>(</w:t>
      </w:r>
      <w:r w:rsidRPr="00A5413B">
        <w:rPr>
          <w:rStyle w:val="fontstyle01"/>
          <w:rFonts w:asciiTheme="majorBidi" w:hAnsiTheme="majorBidi" w:cstheme="majorBidi"/>
          <w:color w:val="000080"/>
          <w:sz w:val="28"/>
          <w:szCs w:val="28"/>
        </w:rPr>
        <w:t>2014</w:t>
      </w:r>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color w:val="000080"/>
          <w:sz w:val="28"/>
          <w:szCs w:val="28"/>
        </w:rPr>
        <w:t>Nallapati</w:t>
      </w:r>
      <w:proofErr w:type="spellEnd"/>
      <w:r w:rsidRPr="00A5413B">
        <w:rPr>
          <w:rStyle w:val="fontstyle01"/>
          <w:rFonts w:asciiTheme="majorBidi" w:hAnsiTheme="majorBidi" w:cstheme="majorBidi"/>
          <w:color w:val="000080"/>
          <w:sz w:val="28"/>
          <w:szCs w:val="28"/>
        </w:rPr>
        <w:t xml:space="preserve"> et al. </w:t>
      </w:r>
      <w:r w:rsidRPr="00A5413B">
        <w:rPr>
          <w:rStyle w:val="fontstyle01"/>
          <w:rFonts w:asciiTheme="majorBidi" w:hAnsiTheme="majorBidi" w:cstheme="majorBidi"/>
          <w:sz w:val="28"/>
          <w:szCs w:val="28"/>
        </w:rPr>
        <w:t>(</w:t>
      </w:r>
      <w:r w:rsidRPr="00A5413B">
        <w:rPr>
          <w:rStyle w:val="fontstyle01"/>
          <w:rFonts w:asciiTheme="majorBidi" w:hAnsiTheme="majorBidi" w:cstheme="majorBidi"/>
          <w:color w:val="000080"/>
          <w:sz w:val="28"/>
          <w:szCs w:val="28"/>
        </w:rPr>
        <w:t>2016</w:t>
      </w:r>
      <w:r w:rsidRPr="00A5413B">
        <w:rPr>
          <w:rStyle w:val="fontstyle01"/>
          <w:rFonts w:asciiTheme="majorBidi" w:hAnsiTheme="majorBidi" w:cstheme="majorBidi"/>
          <w:sz w:val="28"/>
          <w:szCs w:val="28"/>
        </w:rPr>
        <w:t>),</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the Bi</w:t>
      </w:r>
      <w:r w:rsidR="00A5413B"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sz w:val="28"/>
          <w:szCs w:val="28"/>
        </w:rPr>
        <w:t>GRU encoder not only reads the sentence</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words, but also handcrafted features, to produce</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a sequence of word-and-feature vectors. We concatenate the word vector, lexical feature embedding vectors and answer position indicator embedding vector as the input of Bi</w:t>
      </w:r>
      <w:r w:rsidR="00A5413B"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sz w:val="28"/>
          <w:szCs w:val="28"/>
        </w:rPr>
        <w:t>GRU encoder.</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Concretely, the Bi</w:t>
      </w:r>
      <w:r w:rsidR="00A5413B"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sz w:val="28"/>
          <w:szCs w:val="28"/>
        </w:rPr>
        <w:t>GRU encoder reads the concatenated sentence word vector, lexical features, and</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answer position feature, </w:t>
      </w:r>
      <w:r w:rsidRPr="00A5413B">
        <w:rPr>
          <w:rStyle w:val="fontstyle21"/>
          <w:rFonts w:asciiTheme="majorBidi" w:hAnsiTheme="majorBidi" w:cstheme="majorBidi"/>
          <w:sz w:val="28"/>
          <w:szCs w:val="28"/>
        </w:rPr>
        <w:t xml:space="preserve">x </w:t>
      </w:r>
      <w:r w:rsidRPr="00A5413B">
        <w:rPr>
          <w:rStyle w:val="fontstyle31"/>
          <w:rFonts w:asciiTheme="majorBidi" w:hAnsiTheme="majorBidi" w:cstheme="majorBidi"/>
          <w:sz w:val="28"/>
          <w:szCs w:val="28"/>
        </w:rPr>
        <w:t>= (</w:t>
      </w:r>
      <w:r w:rsidRPr="00A5413B">
        <w:rPr>
          <w:rStyle w:val="fontstyle21"/>
          <w:rFonts w:asciiTheme="majorBidi" w:hAnsiTheme="majorBidi" w:cstheme="majorBidi"/>
          <w:sz w:val="28"/>
          <w:szCs w:val="28"/>
        </w:rPr>
        <w:t>x</w:t>
      </w:r>
      <w:r w:rsidRPr="00A5413B">
        <w:rPr>
          <w:rStyle w:val="fontstyle41"/>
          <w:rFonts w:asciiTheme="majorBidi" w:hAnsiTheme="majorBidi" w:cstheme="majorBidi"/>
          <w:sz w:val="28"/>
          <w:szCs w:val="28"/>
        </w:rPr>
        <w:t>1</w:t>
      </w:r>
      <w:r w:rsidRPr="00A5413B">
        <w:rPr>
          <w:rStyle w:val="fontstyle21"/>
          <w:rFonts w:asciiTheme="majorBidi" w:hAnsiTheme="majorBidi" w:cstheme="majorBidi"/>
          <w:sz w:val="28"/>
          <w:szCs w:val="28"/>
        </w:rPr>
        <w:t>; x</w:t>
      </w:r>
      <w:r w:rsidRPr="00A5413B">
        <w:rPr>
          <w:rStyle w:val="fontstyle41"/>
          <w:rFonts w:asciiTheme="majorBidi" w:hAnsiTheme="majorBidi" w:cstheme="majorBidi"/>
          <w:sz w:val="28"/>
          <w:szCs w:val="28"/>
        </w:rPr>
        <w:t>2</w:t>
      </w:r>
      <w:proofErr w:type="gramStart"/>
      <w:r w:rsidRPr="00A5413B">
        <w:rPr>
          <w:rStyle w:val="fontstyle21"/>
          <w:rFonts w:asciiTheme="majorBidi" w:hAnsiTheme="majorBidi" w:cstheme="majorBidi"/>
          <w:sz w:val="28"/>
          <w:szCs w:val="28"/>
        </w:rPr>
        <w:t>; :</w:t>
      </w:r>
      <w:proofErr w:type="gramEnd"/>
      <w:r w:rsidRPr="00A5413B">
        <w:rPr>
          <w:rStyle w:val="fontstyle21"/>
          <w:rFonts w:asciiTheme="majorBidi" w:hAnsiTheme="majorBidi" w:cstheme="majorBidi"/>
          <w:sz w:val="28"/>
          <w:szCs w:val="28"/>
        </w:rPr>
        <w:t xml:space="preserve"> : : ; </w:t>
      </w:r>
      <w:proofErr w:type="spellStart"/>
      <w:r w:rsidRPr="00A5413B">
        <w:rPr>
          <w:rStyle w:val="fontstyle21"/>
          <w:rFonts w:asciiTheme="majorBidi" w:hAnsiTheme="majorBidi" w:cstheme="majorBidi"/>
          <w:sz w:val="28"/>
          <w:szCs w:val="28"/>
        </w:rPr>
        <w:t>x</w:t>
      </w:r>
      <w:r w:rsidRPr="00A5413B">
        <w:rPr>
          <w:rStyle w:val="fontstyle51"/>
          <w:rFonts w:asciiTheme="majorBidi" w:hAnsiTheme="majorBidi" w:cstheme="majorBidi"/>
          <w:sz w:val="28"/>
          <w:szCs w:val="28"/>
        </w:rPr>
        <w:t>n</w:t>
      </w:r>
      <w:proofErr w:type="spellEnd"/>
      <w:r w:rsidRPr="00A5413B">
        <w:rPr>
          <w:rStyle w:val="fontstyle31"/>
          <w:rFonts w:asciiTheme="majorBidi" w:hAnsiTheme="majorBidi" w:cstheme="majorBidi"/>
          <w:sz w:val="28"/>
          <w:szCs w:val="28"/>
        </w:rPr>
        <w:t>)</w:t>
      </w:r>
      <w:r w:rsidRPr="00A5413B">
        <w:rPr>
          <w:rStyle w:val="fontstyle01"/>
          <w:rFonts w:asciiTheme="majorBidi" w:hAnsiTheme="majorBidi" w:cstheme="majorBidi"/>
          <w:sz w:val="28"/>
          <w:szCs w:val="28"/>
        </w:rPr>
        <w:t>, to</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produce two sequences of hidden vectors, i.e., the</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forward sequence </w:t>
      </w:r>
      <w:r w:rsidRPr="00A5413B">
        <w:rPr>
          <w:rStyle w:val="fontstyle31"/>
          <w:rFonts w:asciiTheme="majorBidi" w:hAnsiTheme="majorBidi" w:cstheme="majorBidi"/>
          <w:sz w:val="28"/>
          <w:szCs w:val="28"/>
        </w:rPr>
        <w:t>(</w:t>
      </w:r>
      <w:r w:rsidRPr="00A5413B">
        <w:rPr>
          <w:rStyle w:val="fontstyle21"/>
          <w:rFonts w:asciiTheme="majorBidi" w:hAnsiTheme="majorBidi" w:cstheme="majorBidi"/>
          <w:sz w:val="28"/>
          <w:szCs w:val="28"/>
        </w:rPr>
        <w:t>~h</w:t>
      </w:r>
      <w:r w:rsidRPr="00A5413B">
        <w:rPr>
          <w:rStyle w:val="fontstyle41"/>
          <w:rFonts w:asciiTheme="majorBidi" w:hAnsiTheme="majorBidi" w:cstheme="majorBidi"/>
          <w:sz w:val="28"/>
          <w:szCs w:val="28"/>
        </w:rPr>
        <w:t>1</w:t>
      </w:r>
      <w:r w:rsidRPr="00A5413B">
        <w:rPr>
          <w:rStyle w:val="fontstyle21"/>
          <w:rFonts w:asciiTheme="majorBidi" w:hAnsiTheme="majorBidi" w:cstheme="majorBidi"/>
          <w:sz w:val="28"/>
          <w:szCs w:val="28"/>
        </w:rPr>
        <w:t>;~h</w:t>
      </w:r>
      <w:r w:rsidRPr="00A5413B">
        <w:rPr>
          <w:rStyle w:val="fontstyle41"/>
          <w:rFonts w:asciiTheme="majorBidi" w:hAnsiTheme="majorBidi" w:cstheme="majorBidi"/>
          <w:sz w:val="28"/>
          <w:szCs w:val="28"/>
        </w:rPr>
        <w:t>2</w:t>
      </w:r>
      <w:r w:rsidRPr="00A5413B">
        <w:rPr>
          <w:rStyle w:val="fontstyle21"/>
          <w:rFonts w:asciiTheme="majorBidi" w:hAnsiTheme="majorBidi" w:cstheme="majorBidi"/>
          <w:sz w:val="28"/>
          <w:szCs w:val="28"/>
        </w:rPr>
        <w:t>; : : : ;~</w:t>
      </w:r>
      <w:proofErr w:type="spellStart"/>
      <w:r w:rsidRPr="00A5413B">
        <w:rPr>
          <w:rStyle w:val="fontstyle21"/>
          <w:rFonts w:asciiTheme="majorBidi" w:hAnsiTheme="majorBidi" w:cstheme="majorBidi"/>
          <w:sz w:val="28"/>
          <w:szCs w:val="28"/>
        </w:rPr>
        <w:t>h</w:t>
      </w:r>
      <w:r w:rsidRPr="00A5413B">
        <w:rPr>
          <w:rStyle w:val="fontstyle51"/>
          <w:rFonts w:asciiTheme="majorBidi" w:hAnsiTheme="majorBidi" w:cstheme="majorBidi"/>
          <w:sz w:val="28"/>
          <w:szCs w:val="28"/>
        </w:rPr>
        <w:t>n</w:t>
      </w:r>
      <w:proofErr w:type="spellEnd"/>
      <w:r w:rsidRPr="00A5413B">
        <w:rPr>
          <w:rStyle w:val="fontstyle31"/>
          <w:rFonts w:asciiTheme="majorBidi" w:hAnsiTheme="majorBidi" w:cstheme="majorBidi"/>
          <w:sz w:val="28"/>
          <w:szCs w:val="28"/>
        </w:rPr>
        <w:t xml:space="preserve">) </w:t>
      </w:r>
      <w:r w:rsidRPr="00A5413B">
        <w:rPr>
          <w:rStyle w:val="fontstyle01"/>
          <w:rFonts w:asciiTheme="majorBidi" w:hAnsiTheme="majorBidi" w:cstheme="majorBidi"/>
          <w:sz w:val="28"/>
          <w:szCs w:val="28"/>
        </w:rPr>
        <w:t xml:space="preserve">and the backward sequence </w:t>
      </w:r>
      <w:r w:rsidRPr="00A5413B">
        <w:rPr>
          <w:rStyle w:val="fontstyle31"/>
          <w:rFonts w:asciiTheme="majorBidi" w:hAnsiTheme="majorBidi" w:cstheme="majorBidi"/>
          <w:sz w:val="28"/>
          <w:szCs w:val="28"/>
        </w:rPr>
        <w:t>(</w:t>
      </w:r>
      <w:r w:rsidRPr="00A5413B">
        <w:rPr>
          <w:rStyle w:val="fontstyle21"/>
          <w:rFonts w:asciiTheme="majorBidi" w:hAnsiTheme="majorBidi" w:cstheme="majorBidi"/>
          <w:sz w:val="28"/>
          <w:szCs w:val="28"/>
        </w:rPr>
        <w:t>h</w:t>
      </w:r>
      <w:r w:rsidRPr="00A5413B">
        <w:rPr>
          <w:rStyle w:val="fontstyle41"/>
          <w:rFonts w:asciiTheme="majorBidi" w:hAnsiTheme="majorBidi" w:cstheme="majorBidi"/>
          <w:sz w:val="28"/>
          <w:szCs w:val="28"/>
        </w:rPr>
        <w:t>1</w:t>
      </w:r>
      <w:r w:rsidRPr="00A5413B">
        <w:rPr>
          <w:rStyle w:val="fontstyle21"/>
          <w:rFonts w:asciiTheme="majorBidi" w:hAnsiTheme="majorBidi" w:cstheme="majorBidi"/>
          <w:sz w:val="28"/>
          <w:szCs w:val="28"/>
        </w:rPr>
        <w:t>~ ; h</w:t>
      </w:r>
      <w:r w:rsidRPr="00A5413B">
        <w:rPr>
          <w:rStyle w:val="fontstyle41"/>
          <w:rFonts w:asciiTheme="majorBidi" w:hAnsiTheme="majorBidi" w:cstheme="majorBidi"/>
          <w:sz w:val="28"/>
          <w:szCs w:val="28"/>
        </w:rPr>
        <w:t>2</w:t>
      </w:r>
      <w:r w:rsidRPr="00A5413B">
        <w:rPr>
          <w:rStyle w:val="fontstyle21"/>
          <w:rFonts w:asciiTheme="majorBidi" w:hAnsiTheme="majorBidi" w:cstheme="majorBidi"/>
          <w:sz w:val="28"/>
          <w:szCs w:val="28"/>
        </w:rPr>
        <w:t xml:space="preserve">~ ; : : : ; </w:t>
      </w:r>
      <w:proofErr w:type="spellStart"/>
      <w:r w:rsidRPr="00A5413B">
        <w:rPr>
          <w:rStyle w:val="fontstyle21"/>
          <w:rFonts w:asciiTheme="majorBidi" w:hAnsiTheme="majorBidi" w:cstheme="majorBidi"/>
          <w:sz w:val="28"/>
          <w:szCs w:val="28"/>
        </w:rPr>
        <w:t>h</w:t>
      </w:r>
      <w:r w:rsidRPr="00A5413B">
        <w:rPr>
          <w:rStyle w:val="fontstyle51"/>
          <w:rFonts w:asciiTheme="majorBidi" w:hAnsiTheme="majorBidi" w:cstheme="majorBidi"/>
          <w:sz w:val="28"/>
          <w:szCs w:val="28"/>
        </w:rPr>
        <w:t>n</w:t>
      </w:r>
      <w:proofErr w:type="spellEnd"/>
      <w:r w:rsidRPr="00A5413B">
        <w:rPr>
          <w:rStyle w:val="fontstyle21"/>
          <w:rFonts w:asciiTheme="majorBidi" w:hAnsiTheme="majorBidi" w:cstheme="majorBidi"/>
          <w:sz w:val="28"/>
          <w:szCs w:val="28"/>
        </w:rPr>
        <w:t xml:space="preserve">~ </w:t>
      </w:r>
      <w:r w:rsidRPr="00A5413B">
        <w:rPr>
          <w:rStyle w:val="fontstyle31"/>
          <w:rFonts w:asciiTheme="majorBidi" w:hAnsiTheme="majorBidi" w:cstheme="majorBidi"/>
          <w:sz w:val="28"/>
          <w:szCs w:val="28"/>
        </w:rPr>
        <w:t>)</w:t>
      </w:r>
      <w:r w:rsidRPr="00A5413B">
        <w:rPr>
          <w:rStyle w:val="fontstyle01"/>
          <w:rFonts w:asciiTheme="majorBidi" w:hAnsiTheme="majorBidi" w:cstheme="majorBidi"/>
          <w:sz w:val="28"/>
          <w:szCs w:val="28"/>
        </w:rPr>
        <w:t>. Lastly, the output sequence of the encoder is the concatenation</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 xml:space="preserve">of the two sequences, i.e., </w:t>
      </w:r>
      <w:r w:rsidRPr="00A5413B">
        <w:rPr>
          <w:rStyle w:val="fontstyle21"/>
          <w:rFonts w:asciiTheme="majorBidi" w:hAnsiTheme="majorBidi" w:cstheme="majorBidi"/>
          <w:sz w:val="28"/>
          <w:szCs w:val="28"/>
        </w:rPr>
        <w:t>h</w:t>
      </w:r>
      <w:r w:rsidRPr="00A5413B">
        <w:rPr>
          <w:rStyle w:val="fontstyle51"/>
          <w:rFonts w:asciiTheme="majorBidi" w:hAnsiTheme="majorBidi" w:cstheme="majorBidi"/>
          <w:sz w:val="28"/>
          <w:szCs w:val="28"/>
        </w:rPr>
        <w:t xml:space="preserve">i </w:t>
      </w:r>
      <w:r w:rsidRPr="00A5413B">
        <w:rPr>
          <w:rStyle w:val="fontstyle31"/>
          <w:rFonts w:asciiTheme="majorBidi" w:hAnsiTheme="majorBidi" w:cstheme="majorBidi"/>
          <w:sz w:val="28"/>
          <w:szCs w:val="28"/>
        </w:rPr>
        <w:t>= [</w:t>
      </w:r>
      <w:r w:rsidRPr="00A5413B">
        <w:rPr>
          <w:rStyle w:val="fontstyle21"/>
          <w:rFonts w:asciiTheme="majorBidi" w:hAnsiTheme="majorBidi" w:cstheme="majorBidi"/>
          <w:sz w:val="28"/>
          <w:szCs w:val="28"/>
        </w:rPr>
        <w:t>~h</w:t>
      </w:r>
      <w:r w:rsidRPr="00A5413B">
        <w:rPr>
          <w:rStyle w:val="fontstyle51"/>
          <w:rFonts w:asciiTheme="majorBidi" w:hAnsiTheme="majorBidi" w:cstheme="majorBidi"/>
          <w:sz w:val="28"/>
          <w:szCs w:val="28"/>
        </w:rPr>
        <w:t>i</w:t>
      </w:r>
      <w:r w:rsidRPr="00A5413B">
        <w:rPr>
          <w:rStyle w:val="fontstyle31"/>
          <w:rFonts w:asciiTheme="majorBidi" w:hAnsiTheme="majorBidi" w:cstheme="majorBidi"/>
          <w:sz w:val="28"/>
          <w:szCs w:val="28"/>
        </w:rPr>
        <w:t xml:space="preserve">; </w:t>
      </w:r>
      <w:r w:rsidRPr="00A5413B">
        <w:rPr>
          <w:rStyle w:val="fontstyle21"/>
          <w:rFonts w:asciiTheme="majorBidi" w:hAnsiTheme="majorBidi" w:cstheme="majorBidi"/>
          <w:sz w:val="28"/>
          <w:szCs w:val="28"/>
        </w:rPr>
        <w:t>h</w:t>
      </w:r>
      <w:r w:rsidRPr="00A5413B">
        <w:rPr>
          <w:rStyle w:val="fontstyle51"/>
          <w:rFonts w:asciiTheme="majorBidi" w:hAnsiTheme="majorBidi" w:cstheme="majorBidi"/>
          <w:sz w:val="28"/>
          <w:szCs w:val="28"/>
        </w:rPr>
        <w:t>i</w:t>
      </w:r>
      <w:r w:rsidRPr="00A5413B">
        <w:rPr>
          <w:rStyle w:val="fontstyle21"/>
          <w:rFonts w:asciiTheme="majorBidi" w:hAnsiTheme="majorBidi" w:cstheme="majorBidi"/>
          <w:sz w:val="28"/>
          <w:szCs w:val="28"/>
        </w:rPr>
        <w:t xml:space="preserve">~ </w:t>
      </w:r>
      <w:r w:rsidRPr="00A5413B">
        <w:rPr>
          <w:rStyle w:val="fontstyle31"/>
          <w:rFonts w:asciiTheme="majorBidi" w:hAnsiTheme="majorBidi" w:cstheme="majorBidi"/>
          <w:sz w:val="28"/>
          <w:szCs w:val="28"/>
        </w:rPr>
        <w:t>]</w:t>
      </w:r>
      <w:r w:rsidRPr="00A5413B">
        <w:rPr>
          <w:rStyle w:val="fontstyle01"/>
          <w:rFonts w:asciiTheme="majorBidi" w:hAnsiTheme="majorBidi" w:cstheme="majorBidi"/>
          <w:sz w:val="28"/>
          <w:szCs w:val="28"/>
        </w:rPr>
        <w:t>.</w:t>
      </w:r>
      <w:r w:rsidRPr="00A5413B">
        <w:rPr>
          <w:rFonts w:asciiTheme="majorBidi" w:hAnsiTheme="majorBidi" w:cstheme="majorBidi"/>
          <w:color w:val="000000"/>
          <w:sz w:val="28"/>
          <w:szCs w:val="28"/>
        </w:rPr>
        <w:br/>
      </w:r>
      <w:r w:rsidRPr="00A5413B">
        <w:rPr>
          <w:rStyle w:val="fontstyle61"/>
          <w:rFonts w:asciiTheme="majorBidi" w:hAnsiTheme="majorBidi" w:cstheme="majorBidi"/>
          <w:sz w:val="32"/>
          <w:szCs w:val="32"/>
        </w:rPr>
        <w:t>Answer Position Feature</w:t>
      </w:r>
      <w:r w:rsidRPr="00A5413B">
        <w:rPr>
          <w:rStyle w:val="fontstyle61"/>
          <w:rFonts w:asciiTheme="majorBidi" w:hAnsiTheme="majorBidi" w:cstheme="majorBidi"/>
          <w:sz w:val="28"/>
          <w:szCs w:val="28"/>
        </w:rPr>
        <w:t xml:space="preserve"> </w:t>
      </w:r>
      <w:r w:rsidR="009B5A77" w:rsidRPr="00A5413B">
        <w:rPr>
          <w:rStyle w:val="fontstyle61"/>
          <w:rFonts w:asciiTheme="majorBidi" w:hAnsiTheme="majorBidi" w:cstheme="majorBidi"/>
          <w:sz w:val="28"/>
          <w:szCs w:val="28"/>
        </w:rPr>
        <w:t xml:space="preserve"> </w:t>
      </w:r>
    </w:p>
    <w:p w:rsidR="009B5A77" w:rsidRPr="00A5413B" w:rsidRDefault="00B96643" w:rsidP="009B5A77">
      <w:pPr>
        <w:pStyle w:val="ListParagraph"/>
        <w:rPr>
          <w:rStyle w:val="fontstyle01"/>
          <w:rFonts w:asciiTheme="majorBidi" w:hAnsiTheme="majorBidi" w:cstheme="majorBidi"/>
          <w:sz w:val="28"/>
          <w:szCs w:val="28"/>
        </w:rPr>
      </w:pPr>
      <w:r w:rsidRPr="00A5413B">
        <w:rPr>
          <w:rStyle w:val="fontstyle01"/>
          <w:rFonts w:asciiTheme="majorBidi" w:hAnsiTheme="majorBidi" w:cstheme="majorBidi"/>
          <w:sz w:val="28"/>
          <w:szCs w:val="28"/>
        </w:rPr>
        <w:t>To generate a question with respect to a specific answer in a sentence,</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we propose using answer position feature to locate</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the target answer. In this work, the BIO tagging</w:t>
      </w:r>
      <w:r w:rsidR="009B5A77" w:rsidRPr="00A5413B">
        <w:rPr>
          <w:rFonts w:asciiTheme="majorBidi" w:hAnsiTheme="majorBidi" w:cstheme="majorBidi"/>
          <w:color w:val="000000"/>
          <w:sz w:val="28"/>
          <w:szCs w:val="28"/>
        </w:rPr>
        <w:t xml:space="preserve"> </w:t>
      </w:r>
      <w:r w:rsidR="009B5A77" w:rsidRPr="00A5413B">
        <w:rPr>
          <w:rStyle w:val="fontstyle01"/>
          <w:rFonts w:asciiTheme="majorBidi" w:hAnsiTheme="majorBidi" w:cstheme="majorBidi"/>
          <w:sz w:val="28"/>
          <w:szCs w:val="28"/>
        </w:rPr>
        <w:t xml:space="preserve">scheme is used to label the </w:t>
      </w:r>
      <w:r w:rsidRPr="00A5413B">
        <w:rPr>
          <w:rStyle w:val="fontstyle01"/>
          <w:rFonts w:asciiTheme="majorBidi" w:hAnsiTheme="majorBidi" w:cstheme="majorBidi"/>
          <w:sz w:val="28"/>
          <w:szCs w:val="28"/>
        </w:rPr>
        <w:t>position of a target answer. In this scheme, tag B denotes the start of</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an answer, tag I continues the answer and tag O</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marks words that do not form part of an answer.</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The BIO tags of answer position are embedded to</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real-valued vectors </w:t>
      </w:r>
      <w:proofErr w:type="spellStart"/>
      <w:r w:rsidRPr="00A5413B">
        <w:rPr>
          <w:rStyle w:val="fontstyle01"/>
          <w:rFonts w:asciiTheme="majorBidi" w:hAnsiTheme="majorBidi" w:cstheme="majorBidi"/>
          <w:sz w:val="28"/>
          <w:szCs w:val="28"/>
        </w:rPr>
        <w:t>throu</w:t>
      </w:r>
      <w:proofErr w:type="spellEnd"/>
      <w:r w:rsidRPr="00A5413B">
        <w:rPr>
          <w:rStyle w:val="fontstyle01"/>
          <w:rFonts w:asciiTheme="majorBidi" w:hAnsiTheme="majorBidi" w:cstheme="majorBidi"/>
          <w:sz w:val="28"/>
          <w:szCs w:val="28"/>
        </w:rPr>
        <w:t xml:space="preserve"> and fed to the fe</w:t>
      </w:r>
      <w:r w:rsidR="009B5A77" w:rsidRPr="00A5413B">
        <w:rPr>
          <w:rStyle w:val="fontstyle01"/>
          <w:rFonts w:asciiTheme="majorBidi" w:hAnsiTheme="majorBidi" w:cstheme="majorBidi"/>
          <w:sz w:val="28"/>
          <w:szCs w:val="28"/>
        </w:rPr>
        <w:t>ature</w:t>
      </w:r>
      <w:r w:rsidR="00A5413B" w:rsidRPr="00A5413B">
        <w:rPr>
          <w:rStyle w:val="fontstyle01"/>
          <w:rFonts w:asciiTheme="majorBidi" w:hAnsiTheme="majorBidi" w:cstheme="majorBidi"/>
          <w:sz w:val="28"/>
          <w:szCs w:val="28"/>
        </w:rPr>
        <w:t xml:space="preserve"> </w:t>
      </w:r>
      <w:r w:rsidR="009B5A77" w:rsidRPr="00A5413B">
        <w:rPr>
          <w:rStyle w:val="fontstyle01"/>
          <w:rFonts w:asciiTheme="majorBidi" w:hAnsiTheme="majorBidi" w:cstheme="majorBidi"/>
          <w:sz w:val="28"/>
          <w:szCs w:val="28"/>
        </w:rPr>
        <w:t xml:space="preserve">rich encoder. With the BIO </w:t>
      </w:r>
      <w:r w:rsidRPr="00A5413B">
        <w:rPr>
          <w:rStyle w:val="fontstyle01"/>
          <w:rFonts w:asciiTheme="majorBidi" w:hAnsiTheme="majorBidi" w:cstheme="majorBidi"/>
          <w:sz w:val="28"/>
          <w:szCs w:val="28"/>
        </w:rPr>
        <w:t>tagging feature, the</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answer position is encoded to the hidden vectors</w:t>
      </w:r>
      <w:r w:rsidR="009B5A77"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and used to generate answer focused questions.</w:t>
      </w:r>
      <w:r w:rsidR="009B5A77" w:rsidRPr="00A5413B">
        <w:rPr>
          <w:rStyle w:val="fontstyle01"/>
          <w:rFonts w:asciiTheme="majorBidi" w:hAnsiTheme="majorBidi" w:cstheme="majorBidi"/>
          <w:sz w:val="28"/>
          <w:szCs w:val="28"/>
        </w:rPr>
        <w:t xml:space="preserve"> </w:t>
      </w:r>
    </w:p>
    <w:p w:rsidR="009B5A77" w:rsidRPr="00A5413B" w:rsidRDefault="009B5A77" w:rsidP="009B5A77">
      <w:pPr>
        <w:pStyle w:val="ListParagraph"/>
        <w:rPr>
          <w:rStyle w:val="fontstyle01"/>
          <w:rFonts w:asciiTheme="majorBidi" w:hAnsiTheme="majorBidi" w:cstheme="majorBidi"/>
          <w:b/>
          <w:bCs/>
          <w:sz w:val="32"/>
          <w:szCs w:val="32"/>
        </w:rPr>
      </w:pPr>
      <w:r w:rsidRPr="00A5413B">
        <w:rPr>
          <w:rStyle w:val="Heading1Char"/>
          <w:rFonts w:asciiTheme="majorBidi" w:hAnsiTheme="majorBidi"/>
        </w:rPr>
        <w:t xml:space="preserve"> </w:t>
      </w:r>
      <w:r w:rsidRPr="00A5413B">
        <w:rPr>
          <w:rStyle w:val="fontstyle01"/>
          <w:rFonts w:asciiTheme="majorBidi" w:hAnsiTheme="majorBidi" w:cstheme="majorBidi"/>
          <w:b/>
          <w:bCs/>
          <w:sz w:val="32"/>
          <w:szCs w:val="32"/>
        </w:rPr>
        <w:t xml:space="preserve">Lexical Features </w:t>
      </w:r>
    </w:p>
    <w:p w:rsidR="009B5A77" w:rsidRPr="00A5413B" w:rsidRDefault="009B5A77" w:rsidP="009B5A77">
      <w:pPr>
        <w:pStyle w:val="ListParagraph"/>
        <w:rPr>
          <w:rStyle w:val="fontstyle21"/>
          <w:rFonts w:asciiTheme="majorBidi" w:hAnsiTheme="majorBidi" w:cstheme="majorBidi"/>
          <w:sz w:val="28"/>
          <w:szCs w:val="28"/>
        </w:rPr>
      </w:pPr>
      <w:r w:rsidRPr="00A5413B">
        <w:rPr>
          <w:rStyle w:val="fontstyle01"/>
          <w:rFonts w:asciiTheme="majorBidi" w:hAnsiTheme="majorBidi" w:cstheme="majorBidi"/>
          <w:sz w:val="28"/>
          <w:szCs w:val="28"/>
        </w:rPr>
        <w:t xml:space="preserve"> </w:t>
      </w:r>
      <w:r w:rsidRPr="00A5413B">
        <w:rPr>
          <w:rStyle w:val="fontstyle21"/>
          <w:rFonts w:asciiTheme="majorBidi" w:hAnsiTheme="majorBidi" w:cstheme="majorBidi"/>
          <w:i w:val="0"/>
          <w:iCs w:val="0"/>
          <w:sz w:val="28"/>
          <w:szCs w:val="28"/>
        </w:rPr>
        <w:t>Besides the sentence words,</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we also feed other lexical features to the encoder.</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To encode more linguistic information, we select</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word case, POS and NER tags as the lexical features. As an intermediate layer of full parsing,</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POS tag feature is important in many NLP tasks,</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such as information extraction and dependency</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parsing (</w:t>
      </w:r>
      <w:r w:rsidRPr="00A5413B">
        <w:rPr>
          <w:rStyle w:val="fontstyle21"/>
          <w:rFonts w:asciiTheme="majorBidi" w:hAnsiTheme="majorBidi" w:cstheme="majorBidi"/>
          <w:i w:val="0"/>
          <w:iCs w:val="0"/>
          <w:color w:val="000080"/>
          <w:sz w:val="28"/>
          <w:szCs w:val="28"/>
        </w:rPr>
        <w:t>Manning et al.</w:t>
      </w:r>
      <w:r w:rsidRPr="00A5413B">
        <w:rPr>
          <w:rStyle w:val="fontstyle21"/>
          <w:rFonts w:asciiTheme="majorBidi" w:hAnsiTheme="majorBidi" w:cstheme="majorBidi"/>
          <w:i w:val="0"/>
          <w:iCs w:val="0"/>
          <w:sz w:val="28"/>
          <w:szCs w:val="28"/>
        </w:rPr>
        <w:t xml:space="preserve">, </w:t>
      </w:r>
      <w:r w:rsidRPr="00A5413B">
        <w:rPr>
          <w:rStyle w:val="fontstyle21"/>
          <w:rFonts w:asciiTheme="majorBidi" w:hAnsiTheme="majorBidi" w:cstheme="majorBidi"/>
          <w:i w:val="0"/>
          <w:iCs w:val="0"/>
          <w:color w:val="000080"/>
          <w:sz w:val="28"/>
          <w:szCs w:val="28"/>
        </w:rPr>
        <w:t>1999</w:t>
      </w:r>
      <w:r w:rsidRPr="00A5413B">
        <w:rPr>
          <w:rStyle w:val="fontstyle21"/>
          <w:rFonts w:asciiTheme="majorBidi" w:hAnsiTheme="majorBidi" w:cstheme="majorBidi"/>
          <w:i w:val="0"/>
          <w:iCs w:val="0"/>
          <w:sz w:val="28"/>
          <w:szCs w:val="28"/>
        </w:rPr>
        <w:t>). Considering that</w:t>
      </w:r>
      <w:r w:rsidRPr="00A5413B">
        <w:rPr>
          <w:rFonts w:asciiTheme="majorBidi" w:hAnsiTheme="majorBidi" w:cstheme="majorBidi"/>
          <w:i/>
          <w:iCs/>
          <w:color w:val="000000"/>
          <w:sz w:val="28"/>
          <w:szCs w:val="28"/>
        </w:rPr>
        <w:t xml:space="preserve"> </w:t>
      </w:r>
      <w:proofErr w:type="spellStart"/>
      <w:r w:rsidRPr="00A5413B">
        <w:rPr>
          <w:rStyle w:val="fontstyle21"/>
          <w:rFonts w:asciiTheme="majorBidi" w:hAnsiTheme="majorBidi" w:cstheme="majorBidi"/>
          <w:i w:val="0"/>
          <w:iCs w:val="0"/>
          <w:sz w:val="28"/>
          <w:szCs w:val="28"/>
        </w:rPr>
        <w:t>SQuAD</w:t>
      </w:r>
      <w:proofErr w:type="spellEnd"/>
      <w:r w:rsidRPr="00A5413B">
        <w:rPr>
          <w:rStyle w:val="fontstyle21"/>
          <w:rFonts w:asciiTheme="majorBidi" w:hAnsiTheme="majorBidi" w:cstheme="majorBidi"/>
          <w:i w:val="0"/>
          <w:iCs w:val="0"/>
          <w:sz w:val="28"/>
          <w:szCs w:val="28"/>
        </w:rPr>
        <w:t xml:space="preserve"> is constructed using Wikipedia articles,</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which contain lots of named entities, we add NER</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i w:val="0"/>
          <w:iCs w:val="0"/>
          <w:sz w:val="28"/>
          <w:szCs w:val="28"/>
        </w:rPr>
        <w:t>feature to help detecting them.</w:t>
      </w:r>
      <w:r w:rsidRPr="00A5413B">
        <w:rPr>
          <w:rStyle w:val="fontstyle01"/>
          <w:rFonts w:asciiTheme="majorBidi" w:hAnsiTheme="majorBidi" w:cstheme="majorBidi"/>
          <w:sz w:val="28"/>
          <w:szCs w:val="28"/>
        </w:rPr>
        <w:t xml:space="preserve"> </w:t>
      </w:r>
      <w:r w:rsidRPr="00A5413B">
        <w:rPr>
          <w:rStyle w:val="fontstyle01"/>
          <w:rFonts w:asciiTheme="majorBidi" w:hAnsiTheme="majorBidi" w:cstheme="majorBidi"/>
          <w:b/>
          <w:bCs/>
          <w:sz w:val="32"/>
          <w:szCs w:val="32"/>
        </w:rPr>
        <w:t>Attention-Based Decoder</w:t>
      </w:r>
      <w:r w:rsidRPr="00A5413B">
        <w:rPr>
          <w:rFonts w:asciiTheme="majorBidi" w:hAnsiTheme="majorBidi" w:cstheme="majorBidi"/>
          <w:b/>
          <w:bCs/>
          <w:color w:val="000000"/>
          <w:sz w:val="32"/>
          <w:szCs w:val="32"/>
        </w:rPr>
        <w:br/>
      </w:r>
      <w:r w:rsidRPr="00A5413B">
        <w:rPr>
          <w:rStyle w:val="fontstyle21"/>
          <w:rFonts w:asciiTheme="majorBidi" w:hAnsiTheme="majorBidi" w:cstheme="majorBidi"/>
          <w:sz w:val="28"/>
          <w:szCs w:val="28"/>
        </w:rPr>
        <w:t xml:space="preserve">We employ an attention-based GRU decoder to decode the sentence and answer information to generate questions. At decoding time step </w:t>
      </w:r>
      <w:r w:rsidRPr="00A5413B">
        <w:rPr>
          <w:rStyle w:val="fontstyle31"/>
          <w:rFonts w:asciiTheme="majorBidi" w:hAnsiTheme="majorBidi" w:cstheme="majorBidi"/>
          <w:sz w:val="28"/>
          <w:szCs w:val="28"/>
        </w:rPr>
        <w:t>t</w:t>
      </w:r>
      <w:r w:rsidRPr="00A5413B">
        <w:rPr>
          <w:rStyle w:val="fontstyle21"/>
          <w:rFonts w:asciiTheme="majorBidi" w:hAnsiTheme="majorBidi" w:cstheme="majorBidi"/>
          <w:sz w:val="28"/>
          <w:szCs w:val="28"/>
        </w:rPr>
        <w:t>, the GRU</w:t>
      </w:r>
      <w:r w:rsidRPr="00A5413B">
        <w:rPr>
          <w:rFonts w:asciiTheme="majorBidi" w:hAnsiTheme="majorBidi" w:cstheme="majorBidi"/>
          <w:color w:val="000000"/>
          <w:sz w:val="28"/>
          <w:szCs w:val="28"/>
        </w:rPr>
        <w:br/>
      </w:r>
      <w:r w:rsidRPr="00A5413B">
        <w:rPr>
          <w:rStyle w:val="fontstyle21"/>
          <w:rFonts w:asciiTheme="majorBidi" w:hAnsiTheme="majorBidi" w:cstheme="majorBidi"/>
          <w:sz w:val="28"/>
          <w:szCs w:val="28"/>
        </w:rPr>
        <w:t xml:space="preserve">decoder reads the previous word embedding </w:t>
      </w:r>
      <w:r w:rsidRPr="00A5413B">
        <w:rPr>
          <w:rStyle w:val="fontstyle31"/>
          <w:rFonts w:asciiTheme="majorBidi" w:hAnsiTheme="majorBidi" w:cstheme="majorBidi"/>
          <w:sz w:val="28"/>
          <w:szCs w:val="28"/>
        </w:rPr>
        <w:t>w</w:t>
      </w:r>
      <w:r w:rsidRPr="00A5413B">
        <w:rPr>
          <w:rStyle w:val="fontstyle41"/>
          <w:rFonts w:asciiTheme="majorBidi" w:hAnsiTheme="majorBidi" w:cstheme="majorBidi"/>
          <w:sz w:val="28"/>
          <w:szCs w:val="28"/>
        </w:rPr>
        <w:t>t</w:t>
      </w:r>
      <w:r w:rsidRPr="00A5413B">
        <w:rPr>
          <w:rStyle w:val="fontstyle51"/>
          <w:rFonts w:asciiTheme="majorBidi" w:hAnsiTheme="majorBidi" w:cstheme="majorBidi"/>
          <w:sz w:val="28"/>
          <w:szCs w:val="28"/>
        </w:rPr>
        <w:t>-</w:t>
      </w:r>
      <w:r w:rsidRPr="00A5413B">
        <w:rPr>
          <w:rStyle w:val="fontstyle61"/>
          <w:rFonts w:asciiTheme="majorBidi" w:hAnsiTheme="majorBidi" w:cstheme="majorBidi"/>
          <w:sz w:val="28"/>
          <w:szCs w:val="28"/>
        </w:rPr>
        <w:t>1</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and context vector </w:t>
      </w:r>
      <w:r w:rsidRPr="00A5413B">
        <w:rPr>
          <w:rStyle w:val="fontstyle31"/>
          <w:rFonts w:asciiTheme="majorBidi" w:hAnsiTheme="majorBidi" w:cstheme="majorBidi"/>
          <w:sz w:val="28"/>
          <w:szCs w:val="28"/>
        </w:rPr>
        <w:t>c</w:t>
      </w:r>
      <w:r w:rsidRPr="00A5413B">
        <w:rPr>
          <w:rStyle w:val="fontstyle41"/>
          <w:rFonts w:asciiTheme="majorBidi" w:hAnsiTheme="majorBidi" w:cstheme="majorBidi"/>
          <w:sz w:val="28"/>
          <w:szCs w:val="28"/>
        </w:rPr>
        <w:t>t</w:t>
      </w:r>
      <w:r w:rsidRPr="00A5413B">
        <w:rPr>
          <w:rStyle w:val="fontstyle51"/>
          <w:rFonts w:asciiTheme="majorBidi" w:hAnsiTheme="majorBidi" w:cstheme="majorBidi"/>
          <w:sz w:val="28"/>
          <w:szCs w:val="28"/>
        </w:rPr>
        <w:t>-</w:t>
      </w:r>
      <w:r w:rsidRPr="00A5413B">
        <w:rPr>
          <w:rStyle w:val="fontstyle61"/>
          <w:rFonts w:asciiTheme="majorBidi" w:hAnsiTheme="majorBidi" w:cstheme="majorBidi"/>
          <w:sz w:val="28"/>
          <w:szCs w:val="28"/>
        </w:rPr>
        <w:t xml:space="preserve">1 </w:t>
      </w:r>
      <w:r w:rsidRPr="00A5413B">
        <w:rPr>
          <w:rStyle w:val="fontstyle21"/>
          <w:rFonts w:asciiTheme="majorBidi" w:hAnsiTheme="majorBidi" w:cstheme="majorBidi"/>
          <w:sz w:val="28"/>
          <w:szCs w:val="28"/>
        </w:rPr>
        <w:t xml:space="preserve">to </w:t>
      </w:r>
      <w:r w:rsidRPr="00A5413B">
        <w:rPr>
          <w:rStyle w:val="fontstyle21"/>
          <w:rFonts w:asciiTheme="majorBidi" w:hAnsiTheme="majorBidi" w:cstheme="majorBidi"/>
          <w:sz w:val="28"/>
          <w:szCs w:val="28"/>
        </w:rPr>
        <w:lastRenderedPageBreak/>
        <w:t>compute the new hidden</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state </w:t>
      </w:r>
      <w:proofErr w:type="spellStart"/>
      <w:r w:rsidRPr="00A5413B">
        <w:rPr>
          <w:rStyle w:val="fontstyle31"/>
          <w:rFonts w:asciiTheme="majorBidi" w:hAnsiTheme="majorBidi" w:cstheme="majorBidi"/>
          <w:sz w:val="28"/>
          <w:szCs w:val="28"/>
        </w:rPr>
        <w:t>s</w:t>
      </w:r>
      <w:r w:rsidRPr="00A5413B">
        <w:rPr>
          <w:rStyle w:val="fontstyle41"/>
          <w:rFonts w:asciiTheme="majorBidi" w:hAnsiTheme="majorBidi" w:cstheme="majorBidi"/>
          <w:sz w:val="28"/>
          <w:szCs w:val="28"/>
        </w:rPr>
        <w:t>t</w:t>
      </w:r>
      <w:r w:rsidRPr="00A5413B">
        <w:rPr>
          <w:rStyle w:val="fontstyle21"/>
          <w:rFonts w:asciiTheme="majorBidi" w:hAnsiTheme="majorBidi" w:cstheme="majorBidi"/>
          <w:sz w:val="28"/>
          <w:szCs w:val="28"/>
        </w:rPr>
        <w:t>.</w:t>
      </w:r>
      <w:proofErr w:type="spellEnd"/>
      <w:r w:rsidRPr="00A5413B">
        <w:rPr>
          <w:rStyle w:val="fontstyle21"/>
          <w:rFonts w:asciiTheme="majorBidi" w:hAnsiTheme="majorBidi" w:cstheme="majorBidi"/>
          <w:sz w:val="28"/>
          <w:szCs w:val="28"/>
        </w:rPr>
        <w:t xml:space="preserve"> We use a linear layer with the last backward encoder hidden state </w:t>
      </w:r>
      <w:r w:rsidRPr="00A5413B">
        <w:rPr>
          <w:rStyle w:val="fontstyle31"/>
          <w:rFonts w:asciiTheme="majorBidi" w:hAnsiTheme="majorBidi" w:cstheme="majorBidi"/>
          <w:sz w:val="28"/>
          <w:szCs w:val="28"/>
        </w:rPr>
        <w:t>h</w:t>
      </w:r>
      <w:r w:rsidRPr="00A5413B">
        <w:rPr>
          <w:rStyle w:val="fontstyle61"/>
          <w:rFonts w:asciiTheme="majorBidi" w:hAnsiTheme="majorBidi" w:cstheme="majorBidi"/>
          <w:sz w:val="28"/>
          <w:szCs w:val="28"/>
        </w:rPr>
        <w:t>1</w:t>
      </w:r>
      <w:r w:rsidRPr="00A5413B">
        <w:rPr>
          <w:rStyle w:val="fontstyle31"/>
          <w:rFonts w:asciiTheme="majorBidi" w:hAnsiTheme="majorBidi" w:cstheme="majorBidi"/>
          <w:sz w:val="28"/>
          <w:szCs w:val="28"/>
        </w:rPr>
        <w:t xml:space="preserve">~ </w:t>
      </w:r>
      <w:r w:rsidRPr="00A5413B">
        <w:rPr>
          <w:rStyle w:val="fontstyle21"/>
          <w:rFonts w:asciiTheme="majorBidi" w:hAnsiTheme="majorBidi" w:cstheme="majorBidi"/>
          <w:sz w:val="28"/>
          <w:szCs w:val="28"/>
        </w:rPr>
        <w:t xml:space="preserve">to initialize the decoder GRU hidden state. The context vector </w:t>
      </w:r>
      <w:proofErr w:type="spellStart"/>
      <w:r w:rsidRPr="00A5413B">
        <w:rPr>
          <w:rStyle w:val="fontstyle31"/>
          <w:rFonts w:asciiTheme="majorBidi" w:hAnsiTheme="majorBidi" w:cstheme="majorBidi"/>
          <w:sz w:val="28"/>
          <w:szCs w:val="28"/>
        </w:rPr>
        <w:t>c</w:t>
      </w:r>
      <w:r w:rsidRPr="00A5413B">
        <w:rPr>
          <w:rStyle w:val="fontstyle41"/>
          <w:rFonts w:asciiTheme="majorBidi" w:hAnsiTheme="majorBidi" w:cstheme="majorBidi"/>
          <w:sz w:val="28"/>
          <w:szCs w:val="28"/>
        </w:rPr>
        <w:t>t</w:t>
      </w:r>
      <w:proofErr w:type="spellEnd"/>
      <w:r w:rsidRPr="00A5413B">
        <w:rPr>
          <w:rStyle w:val="fontstyle41"/>
          <w:rFonts w:asciiTheme="majorBidi" w:hAnsiTheme="majorBidi" w:cstheme="majorBidi"/>
          <w:sz w:val="28"/>
          <w:szCs w:val="28"/>
        </w:rPr>
        <w:t xml:space="preserve"> </w:t>
      </w:r>
      <w:r w:rsidRPr="00A5413B">
        <w:rPr>
          <w:rStyle w:val="fontstyle21"/>
          <w:rFonts w:asciiTheme="majorBidi" w:hAnsiTheme="majorBidi" w:cstheme="majorBidi"/>
          <w:sz w:val="28"/>
          <w:szCs w:val="28"/>
        </w:rPr>
        <w:t>for</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current time step </w:t>
      </w:r>
      <w:r w:rsidRPr="00A5413B">
        <w:rPr>
          <w:rStyle w:val="fontstyle31"/>
          <w:rFonts w:asciiTheme="majorBidi" w:hAnsiTheme="majorBidi" w:cstheme="majorBidi"/>
          <w:sz w:val="28"/>
          <w:szCs w:val="28"/>
        </w:rPr>
        <w:t xml:space="preserve">t </w:t>
      </w:r>
      <w:r w:rsidRPr="00A5413B">
        <w:rPr>
          <w:rStyle w:val="fontstyle21"/>
          <w:rFonts w:asciiTheme="majorBidi" w:hAnsiTheme="majorBidi" w:cstheme="majorBidi"/>
          <w:sz w:val="28"/>
          <w:szCs w:val="28"/>
        </w:rPr>
        <w:t>is computed through the concatenate attention mechanism (</w:t>
      </w:r>
      <w:r w:rsidRPr="00A5413B">
        <w:rPr>
          <w:rStyle w:val="fontstyle21"/>
          <w:rFonts w:asciiTheme="majorBidi" w:hAnsiTheme="majorBidi" w:cstheme="majorBidi"/>
          <w:color w:val="000080"/>
          <w:sz w:val="28"/>
          <w:szCs w:val="28"/>
        </w:rPr>
        <w:t>Luong et al.</w:t>
      </w:r>
      <w:r w:rsidRPr="00A5413B">
        <w:rPr>
          <w:rStyle w:val="fontstyle21"/>
          <w:rFonts w:asciiTheme="majorBidi" w:hAnsiTheme="majorBidi" w:cstheme="majorBidi"/>
          <w:sz w:val="28"/>
          <w:szCs w:val="28"/>
        </w:rPr>
        <w:t xml:space="preserve">, </w:t>
      </w:r>
      <w:r w:rsidRPr="00A5413B">
        <w:rPr>
          <w:rStyle w:val="fontstyle21"/>
          <w:rFonts w:asciiTheme="majorBidi" w:hAnsiTheme="majorBidi" w:cstheme="majorBidi"/>
          <w:color w:val="000080"/>
          <w:sz w:val="28"/>
          <w:szCs w:val="28"/>
        </w:rPr>
        <w:t>2015</w:t>
      </w:r>
      <w:r w:rsidRPr="00A5413B">
        <w:rPr>
          <w:rStyle w:val="fontstyle21"/>
          <w:rFonts w:asciiTheme="majorBidi" w:hAnsiTheme="majorBidi" w:cstheme="majorBidi"/>
          <w:sz w:val="28"/>
          <w:szCs w:val="28"/>
        </w:rPr>
        <w:t>),</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which matches the current decoder state </w:t>
      </w:r>
      <w:proofErr w:type="spellStart"/>
      <w:r w:rsidRPr="00A5413B">
        <w:rPr>
          <w:rStyle w:val="fontstyle31"/>
          <w:rFonts w:asciiTheme="majorBidi" w:hAnsiTheme="majorBidi" w:cstheme="majorBidi"/>
          <w:sz w:val="28"/>
          <w:szCs w:val="28"/>
        </w:rPr>
        <w:t>s</w:t>
      </w:r>
      <w:r w:rsidRPr="00A5413B">
        <w:rPr>
          <w:rStyle w:val="fontstyle41"/>
          <w:rFonts w:asciiTheme="majorBidi" w:hAnsiTheme="majorBidi" w:cstheme="majorBidi"/>
          <w:sz w:val="28"/>
          <w:szCs w:val="28"/>
        </w:rPr>
        <w:t>t</w:t>
      </w:r>
      <w:proofErr w:type="spellEnd"/>
      <w:r w:rsidRPr="00A5413B">
        <w:rPr>
          <w:rStyle w:val="fontstyle41"/>
          <w:rFonts w:asciiTheme="majorBidi" w:hAnsiTheme="majorBidi" w:cstheme="majorBidi"/>
          <w:sz w:val="28"/>
          <w:szCs w:val="28"/>
        </w:rPr>
        <w:t xml:space="preserve"> </w:t>
      </w:r>
      <w:r w:rsidRPr="00A5413B">
        <w:rPr>
          <w:rStyle w:val="fontstyle21"/>
          <w:rFonts w:asciiTheme="majorBidi" w:hAnsiTheme="majorBidi" w:cstheme="majorBidi"/>
          <w:sz w:val="28"/>
          <w:szCs w:val="28"/>
        </w:rPr>
        <w:t>with</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each encoder hidden state </w:t>
      </w:r>
      <w:r w:rsidRPr="00A5413B">
        <w:rPr>
          <w:rStyle w:val="fontstyle31"/>
          <w:rFonts w:asciiTheme="majorBidi" w:hAnsiTheme="majorBidi" w:cstheme="majorBidi"/>
          <w:sz w:val="28"/>
          <w:szCs w:val="28"/>
        </w:rPr>
        <w:t>h</w:t>
      </w:r>
      <w:r w:rsidRPr="00A5413B">
        <w:rPr>
          <w:rStyle w:val="fontstyle41"/>
          <w:rFonts w:asciiTheme="majorBidi" w:hAnsiTheme="majorBidi" w:cstheme="majorBidi"/>
          <w:sz w:val="28"/>
          <w:szCs w:val="28"/>
        </w:rPr>
        <w:t xml:space="preserve">i </w:t>
      </w:r>
      <w:r w:rsidRPr="00A5413B">
        <w:rPr>
          <w:rStyle w:val="fontstyle21"/>
          <w:rFonts w:asciiTheme="majorBidi" w:hAnsiTheme="majorBidi" w:cstheme="majorBidi"/>
          <w:sz w:val="28"/>
          <w:szCs w:val="28"/>
        </w:rPr>
        <w:t>to get an importance</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score. The importance scores are then normalized</w:t>
      </w:r>
      <w:r w:rsidRPr="00A5413B">
        <w:rPr>
          <w:rFonts w:asciiTheme="majorBidi" w:hAnsiTheme="majorBidi" w:cstheme="majorBidi"/>
          <w:color w:val="000000"/>
          <w:sz w:val="28"/>
          <w:szCs w:val="28"/>
        </w:rPr>
        <w:br/>
      </w:r>
      <w:r w:rsidRPr="00A5413B">
        <w:rPr>
          <w:rStyle w:val="fontstyle21"/>
          <w:rFonts w:asciiTheme="majorBidi" w:hAnsiTheme="majorBidi" w:cstheme="majorBidi"/>
          <w:sz w:val="28"/>
          <w:szCs w:val="28"/>
        </w:rPr>
        <w:t>to get the current context vector by weighted sum:</w:t>
      </w:r>
      <w:r w:rsidRPr="00A5413B">
        <w:rPr>
          <w:rFonts w:asciiTheme="majorBidi" w:hAnsiTheme="majorBidi" w:cstheme="majorBidi"/>
          <w:color w:val="000000"/>
          <w:sz w:val="28"/>
          <w:szCs w:val="28"/>
        </w:rPr>
        <w:br/>
      </w:r>
      <w:r w:rsidRPr="00A5413B">
        <w:rPr>
          <w:rFonts w:asciiTheme="majorBidi" w:hAnsiTheme="majorBidi" w:cstheme="majorBidi"/>
          <w:i/>
          <w:iCs/>
          <w:noProof/>
          <w:color w:val="000000"/>
          <w:sz w:val="28"/>
          <w:szCs w:val="28"/>
        </w:rPr>
        <w:drawing>
          <wp:inline distT="0" distB="0" distL="0" distR="0">
            <wp:extent cx="4515480" cy="2410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PNG"/>
                    <pic:cNvPicPr/>
                  </pic:nvPicPr>
                  <pic:blipFill>
                    <a:blip r:embed="rId6">
                      <a:extLst>
                        <a:ext uri="{28A0092B-C50C-407E-A947-70E740481C1C}">
                          <a14:useLocalDpi xmlns:a14="http://schemas.microsoft.com/office/drawing/2010/main" val="0"/>
                        </a:ext>
                      </a:extLst>
                    </a:blip>
                    <a:stretch>
                      <a:fillRect/>
                    </a:stretch>
                  </pic:blipFill>
                  <pic:spPr>
                    <a:xfrm>
                      <a:off x="0" y="0"/>
                      <a:ext cx="4515480" cy="2410161"/>
                    </a:xfrm>
                    <a:prstGeom prst="rect">
                      <a:avLst/>
                    </a:prstGeom>
                  </pic:spPr>
                </pic:pic>
              </a:graphicData>
            </a:graphic>
          </wp:inline>
        </w:drawing>
      </w:r>
    </w:p>
    <w:p w:rsidR="00726C35" w:rsidRPr="00A5413B" w:rsidRDefault="009B5A77" w:rsidP="009B5A77">
      <w:pPr>
        <w:pStyle w:val="ListParagraph"/>
        <w:rPr>
          <w:rStyle w:val="fontstyle21"/>
          <w:rFonts w:asciiTheme="majorBidi" w:hAnsiTheme="majorBidi" w:cstheme="majorBidi"/>
          <w:sz w:val="28"/>
          <w:szCs w:val="28"/>
        </w:rPr>
      </w:pPr>
      <w:r w:rsidRPr="00A5413B">
        <w:rPr>
          <w:rStyle w:val="fontstyle21"/>
          <w:rFonts w:asciiTheme="majorBidi" w:hAnsiTheme="majorBidi" w:cstheme="majorBidi"/>
          <w:sz w:val="28"/>
          <w:szCs w:val="28"/>
        </w:rPr>
        <w:t>We then combine the previous word embedding</w:t>
      </w:r>
      <w:r w:rsidRPr="00A5413B">
        <w:rPr>
          <w:rFonts w:asciiTheme="majorBidi" w:hAnsiTheme="majorBidi" w:cstheme="majorBidi"/>
          <w:color w:val="000000"/>
          <w:sz w:val="28"/>
          <w:szCs w:val="28"/>
        </w:rPr>
        <w:t xml:space="preserve"> </w:t>
      </w:r>
      <w:r w:rsidRPr="00A5413B">
        <w:rPr>
          <w:rStyle w:val="fontstyle31"/>
          <w:rFonts w:asciiTheme="majorBidi" w:hAnsiTheme="majorBidi" w:cstheme="majorBidi"/>
          <w:sz w:val="28"/>
          <w:szCs w:val="28"/>
        </w:rPr>
        <w:t>w</w:t>
      </w:r>
      <w:r w:rsidRPr="00A5413B">
        <w:rPr>
          <w:rStyle w:val="fontstyle41"/>
          <w:rFonts w:asciiTheme="majorBidi" w:hAnsiTheme="majorBidi" w:cstheme="majorBidi"/>
          <w:sz w:val="28"/>
          <w:szCs w:val="28"/>
        </w:rPr>
        <w:t>t</w:t>
      </w:r>
      <w:r w:rsidRPr="00A5413B">
        <w:rPr>
          <w:rStyle w:val="fontstyle51"/>
          <w:rFonts w:asciiTheme="majorBidi" w:hAnsiTheme="majorBidi" w:cstheme="majorBidi"/>
          <w:sz w:val="28"/>
          <w:szCs w:val="28"/>
        </w:rPr>
        <w:t>-</w:t>
      </w:r>
      <w:r w:rsidRPr="00A5413B">
        <w:rPr>
          <w:rStyle w:val="fontstyle61"/>
          <w:rFonts w:asciiTheme="majorBidi" w:hAnsiTheme="majorBidi" w:cstheme="majorBidi"/>
          <w:sz w:val="28"/>
          <w:szCs w:val="28"/>
        </w:rPr>
        <w:t>1</w:t>
      </w:r>
      <w:r w:rsidRPr="00A5413B">
        <w:rPr>
          <w:rStyle w:val="fontstyle21"/>
          <w:rFonts w:asciiTheme="majorBidi" w:hAnsiTheme="majorBidi" w:cstheme="majorBidi"/>
          <w:sz w:val="28"/>
          <w:szCs w:val="28"/>
        </w:rPr>
        <w:t xml:space="preserve">, the current context vector </w:t>
      </w:r>
      <w:proofErr w:type="spellStart"/>
      <w:r w:rsidRPr="00A5413B">
        <w:rPr>
          <w:rStyle w:val="fontstyle31"/>
          <w:rFonts w:asciiTheme="majorBidi" w:hAnsiTheme="majorBidi" w:cstheme="majorBidi"/>
          <w:sz w:val="28"/>
          <w:szCs w:val="28"/>
        </w:rPr>
        <w:t>c</w:t>
      </w:r>
      <w:r w:rsidRPr="00A5413B">
        <w:rPr>
          <w:rStyle w:val="fontstyle41"/>
          <w:rFonts w:asciiTheme="majorBidi" w:hAnsiTheme="majorBidi" w:cstheme="majorBidi"/>
          <w:sz w:val="28"/>
          <w:szCs w:val="28"/>
        </w:rPr>
        <w:t>t</w:t>
      </w:r>
      <w:proofErr w:type="spellEnd"/>
      <w:r w:rsidRPr="00A5413B">
        <w:rPr>
          <w:rStyle w:val="fontstyle21"/>
          <w:rFonts w:asciiTheme="majorBidi" w:hAnsiTheme="majorBidi" w:cstheme="majorBidi"/>
          <w:sz w:val="28"/>
          <w:szCs w:val="28"/>
        </w:rPr>
        <w:t xml:space="preserve">, and the decoder state </w:t>
      </w:r>
      <w:proofErr w:type="spellStart"/>
      <w:r w:rsidRPr="00A5413B">
        <w:rPr>
          <w:rStyle w:val="fontstyle31"/>
          <w:rFonts w:asciiTheme="majorBidi" w:hAnsiTheme="majorBidi" w:cstheme="majorBidi"/>
          <w:sz w:val="28"/>
          <w:szCs w:val="28"/>
        </w:rPr>
        <w:t>s</w:t>
      </w:r>
      <w:r w:rsidRPr="00A5413B">
        <w:rPr>
          <w:rStyle w:val="fontstyle41"/>
          <w:rFonts w:asciiTheme="majorBidi" w:hAnsiTheme="majorBidi" w:cstheme="majorBidi"/>
          <w:sz w:val="28"/>
          <w:szCs w:val="28"/>
        </w:rPr>
        <w:t>t</w:t>
      </w:r>
      <w:proofErr w:type="spellEnd"/>
      <w:r w:rsidRPr="00A5413B">
        <w:rPr>
          <w:rStyle w:val="fontstyle41"/>
          <w:rFonts w:asciiTheme="majorBidi" w:hAnsiTheme="majorBidi" w:cstheme="majorBidi"/>
          <w:sz w:val="28"/>
          <w:szCs w:val="28"/>
        </w:rPr>
        <w:t xml:space="preserve"> </w:t>
      </w:r>
      <w:r w:rsidRPr="00A5413B">
        <w:rPr>
          <w:rStyle w:val="fontstyle21"/>
          <w:rFonts w:asciiTheme="majorBidi" w:hAnsiTheme="majorBidi" w:cstheme="majorBidi"/>
          <w:sz w:val="28"/>
          <w:szCs w:val="28"/>
        </w:rPr>
        <w:t xml:space="preserve">to get the readout state </w:t>
      </w:r>
      <w:r w:rsidRPr="00A5413B">
        <w:rPr>
          <w:rStyle w:val="fontstyle31"/>
          <w:rFonts w:asciiTheme="majorBidi" w:hAnsiTheme="majorBidi" w:cstheme="majorBidi"/>
          <w:sz w:val="28"/>
          <w:szCs w:val="28"/>
        </w:rPr>
        <w:t>r</w:t>
      </w:r>
      <w:r w:rsidRPr="00A5413B">
        <w:rPr>
          <w:rStyle w:val="fontstyle41"/>
          <w:rFonts w:asciiTheme="majorBidi" w:hAnsiTheme="majorBidi" w:cstheme="majorBidi"/>
          <w:sz w:val="28"/>
          <w:szCs w:val="28"/>
        </w:rPr>
        <w:t>t</w:t>
      </w:r>
      <w:r w:rsidRPr="00A5413B">
        <w:rPr>
          <w:rStyle w:val="fontstyle21"/>
          <w:rFonts w:asciiTheme="majorBidi" w:hAnsiTheme="majorBidi" w:cstheme="majorBidi"/>
          <w:sz w:val="28"/>
          <w:szCs w:val="28"/>
        </w:rPr>
        <w:t>. The readout state is passed through a max</w:t>
      </w:r>
      <w:r w:rsidR="00726C35" w:rsidRPr="00A5413B">
        <w:rPr>
          <w:rStyle w:val="fontstyle21"/>
          <w:rFonts w:asciiTheme="majorBidi" w:hAnsiTheme="majorBidi" w:cstheme="majorBidi"/>
          <w:sz w:val="28"/>
          <w:szCs w:val="28"/>
        </w:rPr>
        <w:t xml:space="preserve"> </w:t>
      </w:r>
      <w:r w:rsidRPr="00A5413B">
        <w:rPr>
          <w:rStyle w:val="fontstyle21"/>
          <w:rFonts w:asciiTheme="majorBidi" w:hAnsiTheme="majorBidi" w:cstheme="majorBidi"/>
          <w:sz w:val="28"/>
          <w:szCs w:val="28"/>
        </w:rPr>
        <w:t>out hidden layer</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w:t>
      </w:r>
      <w:proofErr w:type="spellStart"/>
      <w:r w:rsidRPr="00A5413B">
        <w:rPr>
          <w:rStyle w:val="fontstyle21"/>
          <w:rFonts w:asciiTheme="majorBidi" w:hAnsiTheme="majorBidi" w:cstheme="majorBidi"/>
          <w:color w:val="000080"/>
          <w:sz w:val="28"/>
          <w:szCs w:val="28"/>
        </w:rPr>
        <w:t>Goodfellow</w:t>
      </w:r>
      <w:proofErr w:type="spellEnd"/>
      <w:r w:rsidRPr="00A5413B">
        <w:rPr>
          <w:rStyle w:val="fontstyle21"/>
          <w:rFonts w:asciiTheme="majorBidi" w:hAnsiTheme="majorBidi" w:cstheme="majorBidi"/>
          <w:color w:val="000080"/>
          <w:sz w:val="28"/>
          <w:szCs w:val="28"/>
        </w:rPr>
        <w:t xml:space="preserve"> et al.</w:t>
      </w:r>
      <w:r w:rsidRPr="00A5413B">
        <w:rPr>
          <w:rStyle w:val="fontstyle21"/>
          <w:rFonts w:asciiTheme="majorBidi" w:hAnsiTheme="majorBidi" w:cstheme="majorBidi"/>
          <w:sz w:val="28"/>
          <w:szCs w:val="28"/>
        </w:rPr>
        <w:t xml:space="preserve">, </w:t>
      </w:r>
      <w:r w:rsidRPr="00A5413B">
        <w:rPr>
          <w:rStyle w:val="fontstyle21"/>
          <w:rFonts w:asciiTheme="majorBidi" w:hAnsiTheme="majorBidi" w:cstheme="majorBidi"/>
          <w:color w:val="000080"/>
          <w:sz w:val="28"/>
          <w:szCs w:val="28"/>
        </w:rPr>
        <w:t>2013</w:t>
      </w:r>
      <w:r w:rsidRPr="00A5413B">
        <w:rPr>
          <w:rStyle w:val="fontstyle21"/>
          <w:rFonts w:asciiTheme="majorBidi" w:hAnsiTheme="majorBidi" w:cstheme="majorBidi"/>
          <w:sz w:val="28"/>
          <w:szCs w:val="28"/>
        </w:rPr>
        <w:t>) to predict the next word</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with a </w:t>
      </w:r>
      <w:proofErr w:type="spellStart"/>
      <w:r w:rsidRPr="00A5413B">
        <w:rPr>
          <w:rStyle w:val="fontstyle21"/>
          <w:rFonts w:asciiTheme="majorBidi" w:hAnsiTheme="majorBidi" w:cstheme="majorBidi"/>
          <w:sz w:val="28"/>
          <w:szCs w:val="28"/>
        </w:rPr>
        <w:t>softmax</w:t>
      </w:r>
      <w:proofErr w:type="spellEnd"/>
      <w:r w:rsidRPr="00A5413B">
        <w:rPr>
          <w:rStyle w:val="fontstyle21"/>
          <w:rFonts w:asciiTheme="majorBidi" w:hAnsiTheme="majorBidi" w:cstheme="majorBidi"/>
          <w:sz w:val="28"/>
          <w:szCs w:val="28"/>
        </w:rPr>
        <w:t xml:space="preserve"> layer over the decoder vocabulary:</w:t>
      </w:r>
    </w:p>
    <w:p w:rsidR="00EB7E1B" w:rsidRPr="00A5413B" w:rsidRDefault="00726C35" w:rsidP="009B5A77">
      <w:pPr>
        <w:pStyle w:val="ListParagraph"/>
        <w:rPr>
          <w:rFonts w:asciiTheme="majorBidi" w:hAnsiTheme="majorBidi" w:cstheme="majorBidi"/>
          <w:sz w:val="28"/>
          <w:szCs w:val="28"/>
        </w:rPr>
      </w:pPr>
      <w:r w:rsidRPr="00A5413B">
        <w:rPr>
          <w:rFonts w:asciiTheme="majorBidi" w:hAnsiTheme="majorBidi" w:cstheme="majorBidi"/>
          <w:noProof/>
          <w:color w:val="000000"/>
          <w:sz w:val="28"/>
          <w:szCs w:val="28"/>
        </w:rPr>
        <w:drawing>
          <wp:inline distT="0" distB="0" distL="0" distR="0">
            <wp:extent cx="3982006"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PNG"/>
                    <pic:cNvPicPr/>
                  </pic:nvPicPr>
                  <pic:blipFill>
                    <a:blip r:embed="rId7">
                      <a:extLst>
                        <a:ext uri="{28A0092B-C50C-407E-A947-70E740481C1C}">
                          <a14:useLocalDpi xmlns:a14="http://schemas.microsoft.com/office/drawing/2010/main" val="0"/>
                        </a:ext>
                      </a:extLst>
                    </a:blip>
                    <a:stretch>
                      <a:fillRect/>
                    </a:stretch>
                  </pic:blipFill>
                  <pic:spPr>
                    <a:xfrm>
                      <a:off x="0" y="0"/>
                      <a:ext cx="3982006" cy="1209844"/>
                    </a:xfrm>
                    <a:prstGeom prst="rect">
                      <a:avLst/>
                    </a:prstGeom>
                  </pic:spPr>
                </pic:pic>
              </a:graphicData>
            </a:graphic>
          </wp:inline>
        </w:drawing>
      </w:r>
      <w:r w:rsidR="009B5A77" w:rsidRPr="00A5413B">
        <w:rPr>
          <w:rFonts w:asciiTheme="majorBidi" w:hAnsiTheme="majorBidi" w:cstheme="majorBidi"/>
          <w:color w:val="000000"/>
          <w:sz w:val="28"/>
          <w:szCs w:val="28"/>
        </w:rPr>
        <w:br/>
      </w:r>
      <w:r w:rsidR="009B5A77" w:rsidRPr="00A5413B">
        <w:rPr>
          <w:rStyle w:val="fontstyle21"/>
          <w:rFonts w:asciiTheme="majorBidi" w:hAnsiTheme="majorBidi" w:cstheme="majorBidi"/>
          <w:sz w:val="28"/>
          <w:szCs w:val="28"/>
        </w:rPr>
        <w:t xml:space="preserve">where </w:t>
      </w:r>
      <w:proofErr w:type="spellStart"/>
      <w:r w:rsidR="009B5A77" w:rsidRPr="00A5413B">
        <w:rPr>
          <w:rStyle w:val="fontstyle31"/>
          <w:rFonts w:asciiTheme="majorBidi" w:hAnsiTheme="majorBidi" w:cstheme="majorBidi"/>
          <w:sz w:val="28"/>
          <w:szCs w:val="28"/>
        </w:rPr>
        <w:t>r</w:t>
      </w:r>
      <w:r w:rsidR="009B5A77" w:rsidRPr="00A5413B">
        <w:rPr>
          <w:rStyle w:val="fontstyle41"/>
          <w:rFonts w:asciiTheme="majorBidi" w:hAnsiTheme="majorBidi" w:cstheme="majorBidi"/>
          <w:sz w:val="28"/>
          <w:szCs w:val="28"/>
        </w:rPr>
        <w:t>t</w:t>
      </w:r>
      <w:proofErr w:type="spellEnd"/>
      <w:r w:rsidR="009B5A77" w:rsidRPr="00A5413B">
        <w:rPr>
          <w:rStyle w:val="fontstyle41"/>
          <w:rFonts w:asciiTheme="majorBidi" w:hAnsiTheme="majorBidi" w:cstheme="majorBidi"/>
          <w:sz w:val="28"/>
          <w:szCs w:val="28"/>
        </w:rPr>
        <w:t xml:space="preserve"> </w:t>
      </w:r>
      <w:r w:rsidR="009B5A77" w:rsidRPr="00A5413B">
        <w:rPr>
          <w:rStyle w:val="fontstyle21"/>
          <w:rFonts w:asciiTheme="majorBidi" w:hAnsiTheme="majorBidi" w:cstheme="majorBidi"/>
          <w:sz w:val="28"/>
          <w:szCs w:val="28"/>
        </w:rPr>
        <w:t xml:space="preserve">is a </w:t>
      </w:r>
      <w:r w:rsidR="009B5A77" w:rsidRPr="00A5413B">
        <w:rPr>
          <w:rStyle w:val="fontstyle71"/>
          <w:rFonts w:asciiTheme="majorBidi" w:hAnsiTheme="majorBidi" w:cstheme="majorBidi"/>
          <w:sz w:val="28"/>
          <w:szCs w:val="28"/>
        </w:rPr>
        <w:t>2</w:t>
      </w:r>
      <w:r w:rsidR="009B5A77" w:rsidRPr="00A5413B">
        <w:rPr>
          <w:rStyle w:val="fontstyle31"/>
          <w:rFonts w:asciiTheme="majorBidi" w:hAnsiTheme="majorBidi" w:cstheme="majorBidi"/>
          <w:sz w:val="28"/>
          <w:szCs w:val="28"/>
        </w:rPr>
        <w:t>d</w:t>
      </w:r>
      <w:r w:rsidR="009B5A77" w:rsidRPr="00A5413B">
        <w:rPr>
          <w:rStyle w:val="fontstyle21"/>
          <w:rFonts w:asciiTheme="majorBidi" w:hAnsiTheme="majorBidi" w:cstheme="majorBidi"/>
          <w:sz w:val="28"/>
          <w:szCs w:val="28"/>
        </w:rPr>
        <w:t>-dimensional vector</w:t>
      </w:r>
    </w:p>
    <w:p w:rsidR="00EB6663" w:rsidRPr="00A5413B" w:rsidRDefault="00EB6663" w:rsidP="00EB6663">
      <w:pPr>
        <w:pStyle w:val="ListParagraph"/>
        <w:rPr>
          <w:rFonts w:asciiTheme="majorBidi" w:hAnsiTheme="majorBidi" w:cstheme="majorBidi"/>
          <w:sz w:val="28"/>
          <w:szCs w:val="28"/>
        </w:rPr>
      </w:pPr>
    </w:p>
    <w:p w:rsidR="00EB6663" w:rsidRPr="00A5413B" w:rsidRDefault="00EB6663" w:rsidP="00EB6663">
      <w:pPr>
        <w:pStyle w:val="ListParagraph"/>
        <w:rPr>
          <w:rFonts w:asciiTheme="majorBidi" w:hAnsiTheme="majorBidi" w:cstheme="majorBidi"/>
          <w:sz w:val="28"/>
          <w:szCs w:val="28"/>
        </w:rPr>
      </w:pPr>
    </w:p>
    <w:p w:rsidR="00EB6663" w:rsidRPr="00A5413B" w:rsidRDefault="00726C35" w:rsidP="00726C35">
      <w:pPr>
        <w:pStyle w:val="ListParagraph"/>
        <w:rPr>
          <w:rFonts w:asciiTheme="majorBidi" w:hAnsiTheme="majorBidi" w:cstheme="majorBidi"/>
          <w:sz w:val="28"/>
          <w:szCs w:val="28"/>
        </w:rPr>
      </w:pPr>
      <w:r w:rsidRPr="00A5413B">
        <w:rPr>
          <w:rStyle w:val="fontstyle01"/>
          <w:rFonts w:asciiTheme="majorBidi" w:hAnsiTheme="majorBidi" w:cstheme="majorBidi"/>
          <w:b/>
          <w:bCs/>
          <w:sz w:val="32"/>
          <w:szCs w:val="32"/>
        </w:rPr>
        <w:t>Copy Mechanism</w:t>
      </w:r>
      <w:r w:rsidRPr="00A5413B">
        <w:rPr>
          <w:rFonts w:asciiTheme="majorBidi" w:hAnsiTheme="majorBidi" w:cstheme="majorBidi"/>
          <w:b/>
          <w:bCs/>
          <w:color w:val="000000"/>
          <w:sz w:val="36"/>
          <w:szCs w:val="36"/>
        </w:rPr>
        <w:br/>
      </w:r>
      <w:r w:rsidRPr="00A5413B">
        <w:rPr>
          <w:rStyle w:val="fontstyle21"/>
          <w:rFonts w:asciiTheme="majorBidi" w:hAnsiTheme="majorBidi" w:cstheme="majorBidi"/>
          <w:sz w:val="28"/>
          <w:szCs w:val="28"/>
        </w:rPr>
        <w:t xml:space="preserve">To deal with the rare and unknown words problem, </w:t>
      </w:r>
      <w:proofErr w:type="spellStart"/>
      <w:r w:rsidRPr="00A5413B">
        <w:rPr>
          <w:rStyle w:val="fontstyle21"/>
          <w:rFonts w:asciiTheme="majorBidi" w:hAnsiTheme="majorBidi" w:cstheme="majorBidi"/>
          <w:color w:val="000080"/>
          <w:sz w:val="28"/>
          <w:szCs w:val="28"/>
        </w:rPr>
        <w:t>Gulcehre</w:t>
      </w:r>
      <w:proofErr w:type="spellEnd"/>
      <w:r w:rsidRPr="00A5413B">
        <w:rPr>
          <w:rStyle w:val="fontstyle21"/>
          <w:rFonts w:asciiTheme="majorBidi" w:hAnsiTheme="majorBidi" w:cstheme="majorBidi"/>
          <w:color w:val="000080"/>
          <w:sz w:val="28"/>
          <w:szCs w:val="28"/>
        </w:rPr>
        <w:t xml:space="preserve"> et al. </w:t>
      </w:r>
      <w:r w:rsidRPr="00A5413B">
        <w:rPr>
          <w:rStyle w:val="fontstyle21"/>
          <w:rFonts w:asciiTheme="majorBidi" w:hAnsiTheme="majorBidi" w:cstheme="majorBidi"/>
          <w:sz w:val="28"/>
          <w:szCs w:val="28"/>
        </w:rPr>
        <w:t>(</w:t>
      </w:r>
      <w:r w:rsidRPr="00A5413B">
        <w:rPr>
          <w:rStyle w:val="fontstyle21"/>
          <w:rFonts w:asciiTheme="majorBidi" w:hAnsiTheme="majorBidi" w:cstheme="majorBidi"/>
          <w:color w:val="000080"/>
          <w:sz w:val="28"/>
          <w:szCs w:val="28"/>
        </w:rPr>
        <w:t>2016</w:t>
      </w:r>
      <w:r w:rsidRPr="00A5413B">
        <w:rPr>
          <w:rStyle w:val="fontstyle21"/>
          <w:rFonts w:asciiTheme="majorBidi" w:hAnsiTheme="majorBidi" w:cstheme="majorBidi"/>
          <w:sz w:val="28"/>
          <w:szCs w:val="28"/>
        </w:rPr>
        <w:t>) propose using pointing</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mechanism to copy rare words from source sentence. We apply this pointing method in our NQG</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system. When decoding word </w:t>
      </w:r>
      <w:r w:rsidRPr="00A5413B">
        <w:rPr>
          <w:rStyle w:val="fontstyle31"/>
          <w:rFonts w:asciiTheme="majorBidi" w:hAnsiTheme="majorBidi" w:cstheme="majorBidi"/>
          <w:sz w:val="28"/>
          <w:szCs w:val="28"/>
        </w:rPr>
        <w:t>t</w:t>
      </w:r>
      <w:r w:rsidRPr="00A5413B">
        <w:rPr>
          <w:rStyle w:val="fontstyle21"/>
          <w:rFonts w:asciiTheme="majorBidi" w:hAnsiTheme="majorBidi" w:cstheme="majorBidi"/>
          <w:sz w:val="28"/>
          <w:szCs w:val="28"/>
        </w:rPr>
        <w:t>, the copy switch</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 xml:space="preserve">takes current decoder state </w:t>
      </w:r>
      <w:proofErr w:type="spellStart"/>
      <w:r w:rsidRPr="00A5413B">
        <w:rPr>
          <w:rStyle w:val="fontstyle31"/>
          <w:rFonts w:asciiTheme="majorBidi" w:hAnsiTheme="majorBidi" w:cstheme="majorBidi"/>
          <w:sz w:val="28"/>
          <w:szCs w:val="28"/>
        </w:rPr>
        <w:t>s</w:t>
      </w:r>
      <w:r w:rsidRPr="00A5413B">
        <w:rPr>
          <w:rStyle w:val="fontstyle41"/>
          <w:rFonts w:asciiTheme="majorBidi" w:hAnsiTheme="majorBidi" w:cstheme="majorBidi"/>
          <w:sz w:val="28"/>
          <w:szCs w:val="28"/>
        </w:rPr>
        <w:t>t</w:t>
      </w:r>
      <w:proofErr w:type="spellEnd"/>
      <w:r w:rsidRPr="00A5413B">
        <w:rPr>
          <w:rStyle w:val="fontstyle41"/>
          <w:rFonts w:asciiTheme="majorBidi" w:hAnsiTheme="majorBidi" w:cstheme="majorBidi"/>
          <w:sz w:val="28"/>
          <w:szCs w:val="28"/>
        </w:rPr>
        <w:t xml:space="preserve"> </w:t>
      </w:r>
      <w:r w:rsidRPr="00A5413B">
        <w:rPr>
          <w:rStyle w:val="fontstyle21"/>
          <w:rFonts w:asciiTheme="majorBidi" w:hAnsiTheme="majorBidi" w:cstheme="majorBidi"/>
          <w:sz w:val="28"/>
          <w:szCs w:val="28"/>
        </w:rPr>
        <w:t xml:space="preserve">and context vector </w:t>
      </w:r>
      <w:proofErr w:type="spellStart"/>
      <w:r w:rsidRPr="00A5413B">
        <w:rPr>
          <w:rStyle w:val="fontstyle31"/>
          <w:rFonts w:asciiTheme="majorBidi" w:hAnsiTheme="majorBidi" w:cstheme="majorBidi"/>
          <w:sz w:val="28"/>
          <w:szCs w:val="28"/>
        </w:rPr>
        <w:t>c</w:t>
      </w:r>
      <w:r w:rsidRPr="00A5413B">
        <w:rPr>
          <w:rStyle w:val="fontstyle41"/>
          <w:rFonts w:asciiTheme="majorBidi" w:hAnsiTheme="majorBidi" w:cstheme="majorBidi"/>
          <w:sz w:val="28"/>
          <w:szCs w:val="28"/>
        </w:rPr>
        <w:t>t</w:t>
      </w:r>
      <w:proofErr w:type="spellEnd"/>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sz w:val="28"/>
          <w:szCs w:val="28"/>
        </w:rPr>
        <w:t xml:space="preserve">as input and generates the probability </w:t>
      </w:r>
      <w:r w:rsidRPr="00A5413B">
        <w:rPr>
          <w:rStyle w:val="fontstyle31"/>
          <w:rFonts w:asciiTheme="majorBidi" w:hAnsiTheme="majorBidi" w:cstheme="majorBidi"/>
          <w:sz w:val="28"/>
          <w:szCs w:val="28"/>
        </w:rPr>
        <w:t xml:space="preserve">p </w:t>
      </w:r>
      <w:r w:rsidRPr="00A5413B">
        <w:rPr>
          <w:rStyle w:val="fontstyle21"/>
          <w:rFonts w:asciiTheme="majorBidi" w:hAnsiTheme="majorBidi" w:cstheme="majorBidi"/>
          <w:sz w:val="28"/>
          <w:szCs w:val="28"/>
        </w:rPr>
        <w:t>of copying</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a word from source sentence:</w:t>
      </w:r>
      <w:r w:rsidRPr="00A5413B">
        <w:rPr>
          <w:rFonts w:asciiTheme="majorBidi" w:hAnsiTheme="majorBidi" w:cstheme="majorBidi"/>
          <w:color w:val="000000"/>
          <w:sz w:val="28"/>
          <w:szCs w:val="28"/>
        </w:rPr>
        <w:br/>
      </w:r>
      <w:r w:rsidRPr="00A5413B">
        <w:rPr>
          <w:rStyle w:val="fontstyle31"/>
          <w:rFonts w:asciiTheme="majorBidi" w:hAnsiTheme="majorBidi" w:cstheme="majorBidi"/>
          <w:sz w:val="28"/>
          <w:szCs w:val="28"/>
        </w:rPr>
        <w:lastRenderedPageBreak/>
        <w:t xml:space="preserve">p </w:t>
      </w:r>
      <w:r w:rsidRPr="00A5413B">
        <w:rPr>
          <w:rStyle w:val="fontstyle51"/>
          <w:rFonts w:asciiTheme="majorBidi" w:hAnsiTheme="majorBidi" w:cstheme="majorBidi"/>
          <w:sz w:val="28"/>
          <w:szCs w:val="28"/>
        </w:rPr>
        <w:t xml:space="preserve">= </w:t>
      </w:r>
      <w:r w:rsidRPr="00A5413B">
        <w:rPr>
          <w:rStyle w:val="fontstyle31"/>
          <w:rFonts w:asciiTheme="majorBidi" w:hAnsiTheme="majorBidi" w:cstheme="majorBidi"/>
          <w:sz w:val="28"/>
          <w:szCs w:val="28"/>
        </w:rPr>
        <w:t>σ</w:t>
      </w:r>
      <w:r w:rsidRPr="00A5413B">
        <w:rPr>
          <w:rStyle w:val="fontstyle51"/>
          <w:rFonts w:asciiTheme="majorBidi" w:hAnsiTheme="majorBidi" w:cstheme="majorBidi"/>
          <w:sz w:val="28"/>
          <w:szCs w:val="28"/>
        </w:rPr>
        <w:t>(</w:t>
      </w:r>
      <w:proofErr w:type="spellStart"/>
      <w:r w:rsidRPr="00A5413B">
        <w:rPr>
          <w:rStyle w:val="fontstyle61"/>
          <w:rFonts w:asciiTheme="majorBidi" w:hAnsiTheme="majorBidi" w:cstheme="majorBidi"/>
          <w:sz w:val="28"/>
          <w:szCs w:val="28"/>
        </w:rPr>
        <w:t>W</w:t>
      </w:r>
      <w:r w:rsidRPr="00A5413B">
        <w:rPr>
          <w:rStyle w:val="fontstyle31"/>
          <w:rFonts w:asciiTheme="majorBidi" w:hAnsiTheme="majorBidi" w:cstheme="majorBidi"/>
          <w:sz w:val="28"/>
          <w:szCs w:val="28"/>
        </w:rPr>
        <w:t>s</w:t>
      </w:r>
      <w:r w:rsidRPr="00A5413B">
        <w:rPr>
          <w:rStyle w:val="fontstyle41"/>
          <w:rFonts w:asciiTheme="majorBidi" w:hAnsiTheme="majorBidi" w:cstheme="majorBidi"/>
          <w:sz w:val="28"/>
          <w:szCs w:val="28"/>
        </w:rPr>
        <w:t>t</w:t>
      </w:r>
      <w:proofErr w:type="spellEnd"/>
      <w:r w:rsidRPr="00A5413B">
        <w:rPr>
          <w:rStyle w:val="fontstyle41"/>
          <w:rFonts w:asciiTheme="majorBidi" w:hAnsiTheme="majorBidi" w:cstheme="majorBidi"/>
          <w:sz w:val="28"/>
          <w:szCs w:val="28"/>
        </w:rPr>
        <w:t xml:space="preserve"> </w:t>
      </w:r>
      <w:r w:rsidRPr="00A5413B">
        <w:rPr>
          <w:rStyle w:val="fontstyle51"/>
          <w:rFonts w:asciiTheme="majorBidi" w:hAnsiTheme="majorBidi" w:cstheme="majorBidi"/>
          <w:sz w:val="28"/>
          <w:szCs w:val="28"/>
        </w:rPr>
        <w:t xml:space="preserve">+ </w:t>
      </w:r>
      <w:proofErr w:type="spellStart"/>
      <w:r w:rsidRPr="00A5413B">
        <w:rPr>
          <w:rStyle w:val="fontstyle61"/>
          <w:rFonts w:asciiTheme="majorBidi" w:hAnsiTheme="majorBidi" w:cstheme="majorBidi"/>
          <w:sz w:val="28"/>
          <w:szCs w:val="28"/>
        </w:rPr>
        <w:t>U</w:t>
      </w:r>
      <w:r w:rsidRPr="00A5413B">
        <w:rPr>
          <w:rStyle w:val="fontstyle31"/>
          <w:rFonts w:asciiTheme="majorBidi" w:hAnsiTheme="majorBidi" w:cstheme="majorBidi"/>
          <w:sz w:val="28"/>
          <w:szCs w:val="28"/>
        </w:rPr>
        <w:t>c</w:t>
      </w:r>
      <w:r w:rsidRPr="00A5413B">
        <w:rPr>
          <w:rStyle w:val="fontstyle41"/>
          <w:rFonts w:asciiTheme="majorBidi" w:hAnsiTheme="majorBidi" w:cstheme="majorBidi"/>
          <w:sz w:val="28"/>
          <w:szCs w:val="28"/>
        </w:rPr>
        <w:t>t</w:t>
      </w:r>
      <w:proofErr w:type="spellEnd"/>
      <w:r w:rsidRPr="00A5413B">
        <w:rPr>
          <w:rStyle w:val="fontstyle41"/>
          <w:rFonts w:asciiTheme="majorBidi" w:hAnsiTheme="majorBidi" w:cstheme="majorBidi"/>
          <w:sz w:val="28"/>
          <w:szCs w:val="28"/>
        </w:rPr>
        <w:t xml:space="preserve"> </w:t>
      </w:r>
      <w:r w:rsidRPr="00A5413B">
        <w:rPr>
          <w:rStyle w:val="fontstyle51"/>
          <w:rFonts w:asciiTheme="majorBidi" w:hAnsiTheme="majorBidi" w:cstheme="majorBidi"/>
          <w:sz w:val="28"/>
          <w:szCs w:val="28"/>
        </w:rPr>
        <w:t xml:space="preserve">+ </w:t>
      </w:r>
      <w:r w:rsidRPr="00A5413B">
        <w:rPr>
          <w:rStyle w:val="fontstyle31"/>
          <w:rFonts w:asciiTheme="majorBidi" w:hAnsiTheme="majorBidi" w:cstheme="majorBidi"/>
          <w:sz w:val="28"/>
          <w:szCs w:val="28"/>
        </w:rPr>
        <w:t>b</w:t>
      </w:r>
      <w:r w:rsidRPr="00A5413B">
        <w:rPr>
          <w:rStyle w:val="fontstyle51"/>
          <w:rFonts w:asciiTheme="majorBidi" w:hAnsiTheme="majorBidi" w:cstheme="majorBidi"/>
          <w:sz w:val="28"/>
          <w:szCs w:val="28"/>
        </w:rPr>
        <w:t xml:space="preserve">) </w:t>
      </w:r>
      <w:r w:rsidRPr="00A5413B">
        <w:rPr>
          <w:rStyle w:val="fontstyle21"/>
          <w:rFonts w:asciiTheme="majorBidi" w:hAnsiTheme="majorBidi" w:cstheme="majorBidi"/>
          <w:sz w:val="28"/>
          <w:szCs w:val="28"/>
        </w:rPr>
        <w:t>(9)</w:t>
      </w:r>
      <w:r w:rsidRPr="00A5413B">
        <w:rPr>
          <w:rFonts w:asciiTheme="majorBidi" w:hAnsiTheme="majorBidi" w:cstheme="majorBidi"/>
          <w:color w:val="000000"/>
          <w:sz w:val="28"/>
          <w:szCs w:val="28"/>
        </w:rPr>
        <w:br/>
      </w:r>
      <w:r w:rsidRPr="00A5413B">
        <w:rPr>
          <w:rStyle w:val="fontstyle21"/>
          <w:rFonts w:asciiTheme="majorBidi" w:hAnsiTheme="majorBidi" w:cstheme="majorBidi"/>
          <w:sz w:val="28"/>
          <w:szCs w:val="28"/>
        </w:rPr>
        <w:t xml:space="preserve">where </w:t>
      </w:r>
      <w:r w:rsidRPr="00A5413B">
        <w:rPr>
          <w:rStyle w:val="fontstyle31"/>
          <w:rFonts w:asciiTheme="majorBidi" w:hAnsiTheme="majorBidi" w:cstheme="majorBidi"/>
          <w:sz w:val="28"/>
          <w:szCs w:val="28"/>
        </w:rPr>
        <w:t xml:space="preserve">σ </w:t>
      </w:r>
      <w:r w:rsidRPr="00A5413B">
        <w:rPr>
          <w:rStyle w:val="fontstyle21"/>
          <w:rFonts w:asciiTheme="majorBidi" w:hAnsiTheme="majorBidi" w:cstheme="majorBidi"/>
          <w:sz w:val="28"/>
          <w:szCs w:val="28"/>
        </w:rPr>
        <w:t xml:space="preserve">is sigmoid function. We reuse the attention probability in equation </w:t>
      </w:r>
      <w:r w:rsidRPr="00A5413B">
        <w:rPr>
          <w:rStyle w:val="fontstyle21"/>
          <w:rFonts w:asciiTheme="majorBidi" w:hAnsiTheme="majorBidi" w:cstheme="majorBidi"/>
          <w:color w:val="000080"/>
          <w:sz w:val="28"/>
          <w:szCs w:val="28"/>
        </w:rPr>
        <w:t xml:space="preserve">4 </w:t>
      </w:r>
      <w:r w:rsidRPr="00A5413B">
        <w:rPr>
          <w:rStyle w:val="fontstyle21"/>
          <w:rFonts w:asciiTheme="majorBidi" w:hAnsiTheme="majorBidi" w:cstheme="majorBidi"/>
          <w:sz w:val="28"/>
          <w:szCs w:val="28"/>
        </w:rPr>
        <w:t>to decide which</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word to copy</w:t>
      </w:r>
    </w:p>
    <w:p w:rsidR="00EB6663" w:rsidRPr="00A5413B" w:rsidRDefault="00EB6663" w:rsidP="00EB6663">
      <w:pPr>
        <w:pStyle w:val="ListParagraph"/>
        <w:rPr>
          <w:rFonts w:asciiTheme="majorBidi" w:hAnsiTheme="majorBidi" w:cstheme="majorBidi"/>
          <w:sz w:val="28"/>
          <w:szCs w:val="28"/>
        </w:rPr>
      </w:pPr>
    </w:p>
    <w:p w:rsidR="00EB6663" w:rsidRPr="00A5413B" w:rsidRDefault="00EB6663" w:rsidP="00EB6663">
      <w:pPr>
        <w:pStyle w:val="ListParagraph"/>
        <w:rPr>
          <w:rFonts w:asciiTheme="majorBidi" w:hAnsiTheme="majorBidi" w:cstheme="majorBidi"/>
          <w:sz w:val="28"/>
          <w:szCs w:val="28"/>
        </w:rPr>
      </w:pPr>
    </w:p>
    <w:p w:rsidR="00EB6663" w:rsidRPr="00A5413B" w:rsidRDefault="004F3EE6" w:rsidP="004F3EE6">
      <w:pPr>
        <w:pStyle w:val="Heading2"/>
        <w:rPr>
          <w:rStyle w:val="fontstyle01"/>
          <w:rFonts w:asciiTheme="majorBidi" w:hAnsiTheme="majorBidi"/>
          <w:color w:val="2E74B5" w:themeColor="accent1" w:themeShade="BF"/>
          <w:sz w:val="56"/>
          <w:szCs w:val="56"/>
        </w:rPr>
      </w:pPr>
      <w:r w:rsidRPr="00A5413B">
        <w:rPr>
          <w:rStyle w:val="fontstyle01"/>
          <w:rFonts w:asciiTheme="majorBidi" w:hAnsiTheme="majorBidi"/>
          <w:color w:val="2E74B5" w:themeColor="accent1" w:themeShade="BF"/>
          <w:sz w:val="56"/>
          <w:szCs w:val="56"/>
        </w:rPr>
        <w:t>Attention Is All You Need</w:t>
      </w:r>
    </w:p>
    <w:p w:rsidR="0063610A" w:rsidRPr="00A5413B" w:rsidRDefault="0063610A" w:rsidP="0063610A">
      <w:pPr>
        <w:rPr>
          <w:rFonts w:asciiTheme="majorBidi" w:hAnsiTheme="majorBidi" w:cstheme="majorBidi"/>
        </w:rPr>
      </w:pPr>
    </w:p>
    <w:p w:rsidR="004F3EE6" w:rsidRPr="00A5413B" w:rsidRDefault="004F3EE6" w:rsidP="00A5413B">
      <w:pPr>
        <w:pStyle w:val="NormalWeb"/>
        <w:shd w:val="clear" w:color="auto" w:fill="FFFFFF"/>
        <w:spacing w:before="0" w:beforeAutospacing="0" w:after="0" w:afterAutospacing="0"/>
        <w:textAlignment w:val="baseline"/>
        <w:rPr>
          <w:rFonts w:asciiTheme="majorBidi" w:hAnsiTheme="majorBidi" w:cstheme="majorBidi"/>
          <w:color w:val="222222"/>
          <w:sz w:val="28"/>
          <w:szCs w:val="28"/>
        </w:rPr>
      </w:pPr>
      <w:r w:rsidRPr="00A5413B">
        <w:rPr>
          <w:rFonts w:asciiTheme="majorBidi" w:hAnsiTheme="majorBidi" w:cstheme="majorBidi"/>
          <w:color w:val="222222"/>
          <w:sz w:val="28"/>
          <w:szCs w:val="28"/>
        </w:rPr>
        <w:t>in the</w:t>
      </w:r>
      <w:r w:rsidR="00A5413B" w:rsidRPr="00A5413B">
        <w:rPr>
          <w:rFonts w:asciiTheme="majorBidi" w:hAnsiTheme="majorBidi" w:cstheme="majorBidi"/>
          <w:color w:val="222222"/>
          <w:sz w:val="28"/>
          <w:szCs w:val="28"/>
        </w:rPr>
        <w:t xml:space="preserve"> previous</w:t>
      </w:r>
      <w:r w:rsidRPr="00A5413B">
        <w:rPr>
          <w:rFonts w:asciiTheme="majorBidi" w:hAnsiTheme="majorBidi" w:cstheme="majorBidi"/>
          <w:color w:val="222222"/>
          <w:sz w:val="28"/>
          <w:szCs w:val="28"/>
        </w:rPr>
        <w:t> </w:t>
      </w:r>
      <w:r w:rsidR="00A5413B">
        <w:rPr>
          <w:rFonts w:asciiTheme="majorBidi" w:hAnsiTheme="majorBidi" w:cstheme="majorBidi"/>
          <w:color w:val="222222"/>
          <w:sz w:val="28"/>
          <w:szCs w:val="28"/>
        </w:rPr>
        <w:t xml:space="preserve"> </w:t>
      </w:r>
      <w:hyperlink r:id="rId8" w:history="1">
        <w:r w:rsidRPr="00A5413B">
          <w:rPr>
            <w:rStyle w:val="Hyperlink"/>
            <w:rFonts w:asciiTheme="majorBidi" w:hAnsiTheme="majorBidi" w:cstheme="majorBidi"/>
            <w:color w:val="4183C4"/>
            <w:sz w:val="28"/>
            <w:szCs w:val="28"/>
            <w:bdr w:val="none" w:sz="0" w:space="0" w:color="auto" w:frame="1"/>
          </w:rPr>
          <w:t xml:space="preserve"> </w:t>
        </w:r>
        <w:r w:rsidRPr="00A5413B">
          <w:rPr>
            <w:rStyle w:val="Hyperlink"/>
            <w:rFonts w:asciiTheme="majorBidi" w:hAnsiTheme="majorBidi" w:cstheme="majorBidi"/>
            <w:color w:val="000000" w:themeColor="text1"/>
            <w:sz w:val="28"/>
            <w:szCs w:val="28"/>
            <w:u w:val="none"/>
            <w:bdr w:val="none" w:sz="0" w:space="0" w:color="auto" w:frame="1"/>
          </w:rPr>
          <w:t>we looked at Attention</w:t>
        </w:r>
      </w:hyperlink>
      <w:r w:rsidRPr="00A5413B">
        <w:rPr>
          <w:rFonts w:asciiTheme="majorBidi" w:hAnsiTheme="majorBidi" w:cstheme="majorBidi"/>
          <w:color w:val="222222"/>
          <w:sz w:val="28"/>
          <w:szCs w:val="28"/>
        </w:rPr>
        <w:t> – a ubiquitous method in modern deep learning models. Attention is a concept that helped improve the performance of neural machine translation applications.</w:t>
      </w:r>
      <w:r w:rsidR="00A5413B" w:rsidRPr="00A5413B">
        <w:rPr>
          <w:rFonts w:asciiTheme="majorBidi" w:hAnsiTheme="majorBidi" w:cstheme="majorBidi"/>
          <w:color w:val="222222"/>
          <w:sz w:val="28"/>
          <w:szCs w:val="28"/>
        </w:rPr>
        <w:t xml:space="preserve"> Now</w:t>
      </w:r>
      <w:r w:rsidRPr="00A5413B">
        <w:rPr>
          <w:rFonts w:asciiTheme="majorBidi" w:hAnsiTheme="majorBidi" w:cstheme="majorBidi"/>
          <w:color w:val="222222"/>
          <w:sz w:val="28"/>
          <w:szCs w:val="28"/>
        </w:rPr>
        <w:t>, we will look at </w:t>
      </w:r>
      <w:r w:rsidRPr="00A5413B">
        <w:rPr>
          <w:rStyle w:val="Strong"/>
          <w:rFonts w:asciiTheme="majorBidi" w:hAnsiTheme="majorBidi" w:cstheme="majorBidi"/>
          <w:color w:val="222222"/>
          <w:sz w:val="28"/>
          <w:szCs w:val="28"/>
          <w:bdr w:val="none" w:sz="0" w:space="0" w:color="auto" w:frame="1"/>
        </w:rPr>
        <w:t>The Transformer</w:t>
      </w:r>
      <w:r w:rsidRPr="00A5413B">
        <w:rPr>
          <w:rFonts w:asciiTheme="majorBidi" w:hAnsiTheme="majorBidi" w:cstheme="majorBidi"/>
          <w:color w:val="222222"/>
          <w:sz w:val="28"/>
          <w:szCs w:val="28"/>
        </w:rPr>
        <w:t> – a model that uses attention to boost the speed with which these models can be trained. The Transformers outperforms the Google Neural Machine Translation model in specific tasks. The biggest benefit, however, comes from how The Transformer lends itself to parallelization. It is in fact Google Cloud’s recommendation to use The Transformer as a reference model to use their </w:t>
      </w:r>
      <w:hyperlink r:id="rId9" w:history="1">
        <w:r w:rsidRPr="00A5413B">
          <w:rPr>
            <w:rFonts w:asciiTheme="majorBidi" w:hAnsiTheme="majorBidi" w:cstheme="majorBidi"/>
            <w:sz w:val="28"/>
            <w:szCs w:val="28"/>
          </w:rPr>
          <w:t>Cloud TPU</w:t>
        </w:r>
      </w:hyperlink>
      <w:r w:rsidRPr="00A5413B">
        <w:rPr>
          <w:rFonts w:asciiTheme="majorBidi" w:hAnsiTheme="majorBidi" w:cstheme="majorBidi"/>
          <w:color w:val="222222"/>
          <w:sz w:val="28"/>
          <w:szCs w:val="28"/>
        </w:rPr>
        <w:t> offering. So let’s try to break the model apart and look at how it functions.</w:t>
      </w:r>
    </w:p>
    <w:p w:rsidR="004F3EE6" w:rsidRPr="00A5413B" w:rsidRDefault="004F3EE6" w:rsidP="004F3EE6">
      <w:pPr>
        <w:pStyle w:val="NormalWeb"/>
        <w:shd w:val="clear" w:color="auto" w:fill="FFFFFF"/>
        <w:spacing w:before="0" w:beforeAutospacing="0" w:after="0" w:afterAutospacing="0"/>
        <w:textAlignment w:val="baseline"/>
        <w:rPr>
          <w:rFonts w:asciiTheme="majorBidi" w:hAnsiTheme="majorBidi" w:cstheme="majorBidi"/>
          <w:color w:val="222222"/>
          <w:sz w:val="28"/>
          <w:szCs w:val="28"/>
        </w:rPr>
      </w:pPr>
      <w:r w:rsidRPr="00A5413B">
        <w:rPr>
          <w:rFonts w:asciiTheme="majorBidi" w:hAnsiTheme="majorBidi" w:cstheme="majorBidi"/>
          <w:color w:val="222222"/>
          <w:sz w:val="28"/>
          <w:szCs w:val="28"/>
        </w:rPr>
        <w:t>The Transformer was proposed in the paper (</w:t>
      </w:r>
      <w:hyperlink r:id="rId10" w:history="1">
        <w:r w:rsidRPr="00A5413B">
          <w:rPr>
            <w:rStyle w:val="Hyperlink"/>
            <w:rFonts w:asciiTheme="majorBidi" w:hAnsiTheme="majorBidi" w:cstheme="majorBidi"/>
            <w:color w:val="4183C4"/>
            <w:sz w:val="28"/>
            <w:szCs w:val="28"/>
            <w:bdr w:val="none" w:sz="0" w:space="0" w:color="auto" w:frame="1"/>
          </w:rPr>
          <w:t>Attention is All You Need</w:t>
        </w:r>
      </w:hyperlink>
      <w:r w:rsidRPr="00A5413B">
        <w:rPr>
          <w:rFonts w:asciiTheme="majorBidi" w:hAnsiTheme="majorBidi" w:cstheme="majorBidi"/>
          <w:color w:val="222222"/>
          <w:sz w:val="28"/>
          <w:szCs w:val="28"/>
        </w:rPr>
        <w:t>).</w:t>
      </w:r>
    </w:p>
    <w:p w:rsidR="004F3EE6" w:rsidRPr="00A5413B" w:rsidRDefault="004F3EE6" w:rsidP="004F3EE6">
      <w:pPr>
        <w:pStyle w:val="NormalWeb"/>
        <w:shd w:val="clear" w:color="auto" w:fill="FFFFFF"/>
        <w:spacing w:before="0" w:beforeAutospacing="0" w:after="0" w:afterAutospacing="0"/>
        <w:textAlignment w:val="baseline"/>
        <w:rPr>
          <w:rFonts w:asciiTheme="majorBidi" w:hAnsiTheme="majorBidi" w:cstheme="majorBidi"/>
          <w:color w:val="222222"/>
          <w:sz w:val="27"/>
          <w:szCs w:val="27"/>
          <w:shd w:val="clear" w:color="auto" w:fill="FFFFFF"/>
        </w:rPr>
      </w:pPr>
      <w:r w:rsidRPr="00A5413B">
        <w:rPr>
          <w:rFonts w:asciiTheme="majorBidi" w:hAnsiTheme="majorBidi" w:cstheme="majorBidi"/>
          <w:color w:val="222222"/>
          <w:sz w:val="27"/>
          <w:szCs w:val="27"/>
          <w:shd w:val="clear" w:color="auto" w:fill="FFFFFF"/>
        </w:rPr>
        <w:t>Let’s begin by looking at the model as a single black box.</w:t>
      </w:r>
    </w:p>
    <w:p w:rsidR="004F3EE6" w:rsidRPr="00A5413B" w:rsidRDefault="004F3EE6" w:rsidP="004F3EE6">
      <w:pPr>
        <w:pStyle w:val="NormalWeb"/>
        <w:shd w:val="clear" w:color="auto" w:fill="FFFFFF"/>
        <w:spacing w:before="0" w:beforeAutospacing="0" w:after="0" w:afterAutospacing="0"/>
        <w:jc w:val="center"/>
        <w:textAlignment w:val="baseline"/>
        <w:rPr>
          <w:rFonts w:asciiTheme="majorBidi" w:hAnsiTheme="majorBidi" w:cstheme="majorBidi"/>
          <w:color w:val="222222"/>
          <w:sz w:val="28"/>
          <w:szCs w:val="28"/>
        </w:rPr>
      </w:pPr>
      <w:r w:rsidRPr="00A5413B">
        <w:rPr>
          <w:rFonts w:asciiTheme="majorBidi" w:hAnsiTheme="majorBidi" w:cstheme="majorBidi"/>
          <w:noProof/>
          <w:color w:val="222222"/>
          <w:sz w:val="28"/>
          <w:szCs w:val="28"/>
        </w:rPr>
        <w:drawing>
          <wp:inline distT="0" distB="0" distL="0" distR="0">
            <wp:extent cx="5749195" cy="24669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ormer.PNG"/>
                    <pic:cNvPicPr/>
                  </pic:nvPicPr>
                  <pic:blipFill>
                    <a:blip r:embed="rId11">
                      <a:extLst>
                        <a:ext uri="{28A0092B-C50C-407E-A947-70E740481C1C}">
                          <a14:useLocalDpi xmlns:a14="http://schemas.microsoft.com/office/drawing/2010/main" val="0"/>
                        </a:ext>
                      </a:extLst>
                    </a:blip>
                    <a:stretch>
                      <a:fillRect/>
                    </a:stretch>
                  </pic:blipFill>
                  <pic:spPr>
                    <a:xfrm>
                      <a:off x="0" y="0"/>
                      <a:ext cx="5766004" cy="2474188"/>
                    </a:xfrm>
                    <a:prstGeom prst="rect">
                      <a:avLst/>
                    </a:prstGeom>
                  </pic:spPr>
                </pic:pic>
              </a:graphicData>
            </a:graphic>
          </wp:inline>
        </w:drawing>
      </w: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7"/>
          <w:szCs w:val="27"/>
          <w:shd w:val="clear" w:color="auto" w:fill="FFFFFF"/>
        </w:rPr>
      </w:pP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7"/>
          <w:szCs w:val="27"/>
          <w:shd w:val="clear" w:color="auto" w:fill="FFFFFF"/>
        </w:rPr>
      </w:pP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7"/>
          <w:szCs w:val="27"/>
          <w:shd w:val="clear" w:color="auto" w:fill="FFFFFF"/>
        </w:rPr>
      </w:pPr>
      <w:r w:rsidRPr="00A5413B">
        <w:rPr>
          <w:rFonts w:asciiTheme="majorBidi" w:hAnsiTheme="majorBidi" w:cstheme="majorBidi"/>
          <w:color w:val="222222"/>
          <w:sz w:val="27"/>
          <w:szCs w:val="27"/>
          <w:shd w:val="clear" w:color="auto" w:fill="FFFFFF"/>
        </w:rPr>
        <w:t>Popping open that Optimus Prime goodness, we see an encoding component, a decoding component, and connections between them.</w:t>
      </w: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8"/>
          <w:szCs w:val="28"/>
        </w:rPr>
      </w:pPr>
      <w:r w:rsidRPr="00A5413B">
        <w:rPr>
          <w:rFonts w:asciiTheme="majorBidi" w:hAnsiTheme="majorBidi" w:cstheme="majorBidi"/>
          <w:noProof/>
          <w:color w:val="222222"/>
          <w:sz w:val="28"/>
          <w:szCs w:val="28"/>
        </w:rPr>
        <w:lastRenderedPageBreak/>
        <w:drawing>
          <wp:inline distT="0" distB="0" distL="0" distR="0">
            <wp:extent cx="5630061" cy="2705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dec.PNG"/>
                    <pic:cNvPicPr/>
                  </pic:nvPicPr>
                  <pic:blipFill>
                    <a:blip r:embed="rId12">
                      <a:extLst>
                        <a:ext uri="{28A0092B-C50C-407E-A947-70E740481C1C}">
                          <a14:useLocalDpi xmlns:a14="http://schemas.microsoft.com/office/drawing/2010/main" val="0"/>
                        </a:ext>
                      </a:extLst>
                    </a:blip>
                    <a:stretch>
                      <a:fillRect/>
                    </a:stretch>
                  </pic:blipFill>
                  <pic:spPr>
                    <a:xfrm>
                      <a:off x="0" y="0"/>
                      <a:ext cx="5630061" cy="2705478"/>
                    </a:xfrm>
                    <a:prstGeom prst="rect">
                      <a:avLst/>
                    </a:prstGeom>
                  </pic:spPr>
                </pic:pic>
              </a:graphicData>
            </a:graphic>
          </wp:inline>
        </w:drawing>
      </w: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8"/>
          <w:szCs w:val="28"/>
        </w:rPr>
      </w:pP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8"/>
          <w:szCs w:val="28"/>
        </w:rPr>
      </w:pPr>
    </w:p>
    <w:p w:rsidR="004F3EE6" w:rsidRPr="00A5413B" w:rsidRDefault="0063610A" w:rsidP="004F3EE6">
      <w:pPr>
        <w:rPr>
          <w:rFonts w:asciiTheme="majorBidi" w:hAnsiTheme="majorBidi" w:cstheme="majorBidi"/>
          <w:color w:val="222222"/>
          <w:sz w:val="27"/>
          <w:szCs w:val="27"/>
          <w:shd w:val="clear" w:color="auto" w:fill="FFFFFF"/>
        </w:rPr>
      </w:pPr>
      <w:r w:rsidRPr="00A5413B">
        <w:rPr>
          <w:rFonts w:asciiTheme="majorBidi" w:hAnsiTheme="majorBidi" w:cstheme="majorBidi"/>
          <w:color w:val="222222"/>
          <w:sz w:val="27"/>
          <w:szCs w:val="27"/>
          <w:shd w:val="clear" w:color="auto" w:fill="FFFFFF"/>
        </w:rPr>
        <w:t>The encoding component is a stack of encoders (the paper stacks six of them on top of each other – there’s nothing magical about the number six, one can definitely experiment with other arrangements). The decoding component is a stack of decoders of the same number.</w:t>
      </w:r>
    </w:p>
    <w:p w:rsidR="0063610A" w:rsidRPr="00A5413B" w:rsidRDefault="0063610A" w:rsidP="0063610A">
      <w:pPr>
        <w:rPr>
          <w:rFonts w:asciiTheme="majorBidi" w:hAnsiTheme="majorBidi" w:cstheme="majorBidi"/>
          <w:sz w:val="28"/>
          <w:szCs w:val="28"/>
        </w:rPr>
      </w:pPr>
      <w:r w:rsidRPr="00A5413B">
        <w:rPr>
          <w:rFonts w:asciiTheme="majorBidi" w:hAnsiTheme="majorBidi" w:cstheme="majorBidi"/>
          <w:noProof/>
          <w:sz w:val="28"/>
          <w:szCs w:val="28"/>
        </w:rPr>
        <w:drawing>
          <wp:inline distT="0" distB="0" distL="0" distR="0">
            <wp:extent cx="6456885" cy="35147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ck enc -dec.PNG"/>
                    <pic:cNvPicPr/>
                  </pic:nvPicPr>
                  <pic:blipFill>
                    <a:blip r:embed="rId13">
                      <a:extLst>
                        <a:ext uri="{28A0092B-C50C-407E-A947-70E740481C1C}">
                          <a14:useLocalDpi xmlns:a14="http://schemas.microsoft.com/office/drawing/2010/main" val="0"/>
                        </a:ext>
                      </a:extLst>
                    </a:blip>
                    <a:stretch>
                      <a:fillRect/>
                    </a:stretch>
                  </pic:blipFill>
                  <pic:spPr>
                    <a:xfrm>
                      <a:off x="0" y="0"/>
                      <a:ext cx="6466567" cy="3519995"/>
                    </a:xfrm>
                    <a:prstGeom prst="rect">
                      <a:avLst/>
                    </a:prstGeom>
                  </pic:spPr>
                </pic:pic>
              </a:graphicData>
            </a:graphic>
          </wp:inline>
        </w:drawing>
      </w:r>
    </w:p>
    <w:p w:rsidR="0063610A" w:rsidRPr="00A5413B" w:rsidRDefault="0063610A" w:rsidP="0063610A">
      <w:pPr>
        <w:rPr>
          <w:rFonts w:asciiTheme="majorBidi" w:hAnsiTheme="majorBidi" w:cstheme="majorBidi"/>
          <w:color w:val="222222"/>
          <w:sz w:val="27"/>
          <w:szCs w:val="27"/>
          <w:shd w:val="clear" w:color="auto" w:fill="FFFFFF"/>
        </w:rPr>
      </w:pPr>
      <w:r w:rsidRPr="00A5413B">
        <w:rPr>
          <w:rFonts w:asciiTheme="majorBidi" w:hAnsiTheme="majorBidi" w:cstheme="majorBidi"/>
          <w:color w:val="222222"/>
          <w:sz w:val="27"/>
          <w:szCs w:val="27"/>
          <w:shd w:val="clear" w:color="auto" w:fill="FFFFFF"/>
        </w:rPr>
        <w:t>The encoders are all identical in structure (yet they do not share weights). Each one is broken down into two sub-layers:</w:t>
      </w:r>
    </w:p>
    <w:p w:rsidR="0063610A" w:rsidRPr="00A5413B" w:rsidRDefault="0063610A" w:rsidP="0063610A">
      <w:pPr>
        <w:rPr>
          <w:rFonts w:asciiTheme="majorBidi" w:hAnsiTheme="majorBidi" w:cstheme="majorBidi"/>
          <w:sz w:val="28"/>
          <w:szCs w:val="28"/>
        </w:rPr>
      </w:pPr>
      <w:r w:rsidRPr="00A5413B">
        <w:rPr>
          <w:rFonts w:asciiTheme="majorBidi" w:hAnsiTheme="majorBidi" w:cstheme="majorBidi"/>
          <w:noProof/>
          <w:sz w:val="28"/>
          <w:szCs w:val="28"/>
        </w:rPr>
        <w:lastRenderedPageBreak/>
        <w:drawing>
          <wp:inline distT="0" distB="0" distL="0" distR="0">
            <wp:extent cx="59436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r_encod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63610A" w:rsidRPr="00A5413B" w:rsidRDefault="0063610A" w:rsidP="0063610A">
      <w:pPr>
        <w:pStyle w:val="NormalWeb"/>
        <w:shd w:val="clear" w:color="auto" w:fill="FFFFFF"/>
        <w:spacing w:before="225" w:beforeAutospacing="0" w:after="225" w:afterAutospacing="0"/>
        <w:textAlignment w:val="baseline"/>
        <w:rPr>
          <w:rFonts w:asciiTheme="majorBidi" w:hAnsiTheme="majorBidi" w:cstheme="majorBidi"/>
          <w:color w:val="222222"/>
          <w:sz w:val="27"/>
          <w:szCs w:val="27"/>
        </w:rPr>
      </w:pPr>
      <w:r w:rsidRPr="00A5413B">
        <w:rPr>
          <w:rFonts w:asciiTheme="majorBidi" w:hAnsiTheme="majorBidi" w:cstheme="majorBidi"/>
          <w:color w:val="222222"/>
          <w:sz w:val="27"/>
          <w:szCs w:val="27"/>
        </w:rPr>
        <w:t xml:space="preserve">The encoder’s inputs first flow through a self-attention layer – a layer that helps the encoder look at other words in the input sentence as it encodes a specific </w:t>
      </w:r>
      <w:proofErr w:type="gramStart"/>
      <w:r w:rsidRPr="00A5413B">
        <w:rPr>
          <w:rFonts w:asciiTheme="majorBidi" w:hAnsiTheme="majorBidi" w:cstheme="majorBidi"/>
          <w:color w:val="222222"/>
          <w:sz w:val="27"/>
          <w:szCs w:val="27"/>
        </w:rPr>
        <w:t>word  .</w:t>
      </w:r>
      <w:proofErr w:type="gramEnd"/>
    </w:p>
    <w:p w:rsidR="0063610A" w:rsidRPr="00A5413B" w:rsidRDefault="0063610A" w:rsidP="0063610A">
      <w:pPr>
        <w:pStyle w:val="NormalWeb"/>
        <w:shd w:val="clear" w:color="auto" w:fill="FFFFFF"/>
        <w:spacing w:before="225" w:beforeAutospacing="0" w:after="225" w:afterAutospacing="0"/>
        <w:textAlignment w:val="baseline"/>
        <w:rPr>
          <w:rFonts w:asciiTheme="majorBidi" w:hAnsiTheme="majorBidi" w:cstheme="majorBidi"/>
          <w:color w:val="222222"/>
          <w:sz w:val="27"/>
          <w:szCs w:val="27"/>
        </w:rPr>
      </w:pPr>
      <w:r w:rsidRPr="00A5413B">
        <w:rPr>
          <w:rFonts w:asciiTheme="majorBidi" w:hAnsiTheme="majorBidi" w:cstheme="majorBidi"/>
          <w:color w:val="222222"/>
          <w:sz w:val="27"/>
          <w:szCs w:val="27"/>
        </w:rPr>
        <w:t>The outputs of the self-attention layer are fed to a feed-forward neural network. The exact same feed-forward network is independently applied to each position.</w:t>
      </w: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7"/>
          <w:szCs w:val="27"/>
        </w:rPr>
      </w:pPr>
      <w:r w:rsidRPr="00A5413B">
        <w:rPr>
          <w:rFonts w:asciiTheme="majorBidi" w:hAnsiTheme="majorBidi" w:cstheme="majorBidi"/>
          <w:color w:val="222222"/>
          <w:sz w:val="27"/>
          <w:szCs w:val="27"/>
        </w:rPr>
        <w:t>The decoder has both those layers, but between them is an attention layer that helps the decoder focus on relevant parts of the input sentence (similar what attention does in </w:t>
      </w:r>
      <w:hyperlink r:id="rId15" w:history="1">
        <w:r w:rsidRPr="00A5413B">
          <w:rPr>
            <w:rStyle w:val="Hyperlink"/>
            <w:rFonts w:asciiTheme="majorBidi" w:hAnsiTheme="majorBidi" w:cstheme="majorBidi"/>
            <w:color w:val="000000" w:themeColor="text1"/>
            <w:sz w:val="27"/>
            <w:szCs w:val="27"/>
            <w:u w:val="none"/>
            <w:bdr w:val="none" w:sz="0" w:space="0" w:color="auto" w:frame="1"/>
          </w:rPr>
          <w:t>seq2seq models</w:t>
        </w:r>
      </w:hyperlink>
      <w:r w:rsidRPr="00A5413B">
        <w:rPr>
          <w:rFonts w:asciiTheme="majorBidi" w:hAnsiTheme="majorBidi" w:cstheme="majorBidi"/>
          <w:color w:val="222222"/>
          <w:sz w:val="27"/>
          <w:szCs w:val="27"/>
        </w:rPr>
        <w:t>).</w:t>
      </w: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7"/>
          <w:szCs w:val="27"/>
        </w:rPr>
      </w:pPr>
      <w:r w:rsidRPr="00A5413B">
        <w:rPr>
          <w:rFonts w:asciiTheme="majorBidi" w:hAnsiTheme="majorBidi" w:cstheme="majorBidi"/>
          <w:noProof/>
          <w:color w:val="222222"/>
          <w:sz w:val="27"/>
          <w:szCs w:val="27"/>
        </w:rPr>
        <w:drawing>
          <wp:inline distT="0" distB="0" distL="0" distR="0">
            <wp:extent cx="6331585"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r_decoder.png"/>
                    <pic:cNvPicPr/>
                  </pic:nvPicPr>
                  <pic:blipFill>
                    <a:blip r:embed="rId16">
                      <a:extLst>
                        <a:ext uri="{28A0092B-C50C-407E-A947-70E740481C1C}">
                          <a14:useLocalDpi xmlns:a14="http://schemas.microsoft.com/office/drawing/2010/main" val="0"/>
                        </a:ext>
                      </a:extLst>
                    </a:blip>
                    <a:stretch>
                      <a:fillRect/>
                    </a:stretch>
                  </pic:blipFill>
                  <pic:spPr>
                    <a:xfrm>
                      <a:off x="0" y="0"/>
                      <a:ext cx="6331585" cy="2876550"/>
                    </a:xfrm>
                    <a:prstGeom prst="rect">
                      <a:avLst/>
                    </a:prstGeom>
                  </pic:spPr>
                </pic:pic>
              </a:graphicData>
            </a:graphic>
          </wp:inline>
        </w:drawing>
      </w:r>
    </w:p>
    <w:p w:rsidR="0063610A" w:rsidRPr="00A5413B" w:rsidRDefault="0063610A" w:rsidP="0063610A">
      <w:pPr>
        <w:pStyle w:val="NormalWeb"/>
        <w:spacing w:before="225" w:beforeAutospacing="0" w:after="225" w:afterAutospacing="0"/>
        <w:textAlignment w:val="baseline"/>
        <w:rPr>
          <w:rFonts w:asciiTheme="majorBidi" w:hAnsiTheme="majorBidi" w:cstheme="majorBidi"/>
          <w:sz w:val="28"/>
          <w:szCs w:val="28"/>
        </w:rPr>
      </w:pPr>
      <w:r w:rsidRPr="00A5413B">
        <w:rPr>
          <w:rFonts w:asciiTheme="majorBidi" w:hAnsiTheme="majorBidi" w:cstheme="majorBidi"/>
          <w:sz w:val="28"/>
          <w:szCs w:val="28"/>
        </w:rPr>
        <w:lastRenderedPageBreak/>
        <w:t>Now that we’ve seen the major components of the model, let’s start to look at the various vectors/tensors and how they flow between these components to turn the input of a trained model into an output.</w:t>
      </w:r>
    </w:p>
    <w:p w:rsidR="0063610A" w:rsidRPr="00A5413B" w:rsidRDefault="0063610A" w:rsidP="0063610A">
      <w:pPr>
        <w:pStyle w:val="NormalWeb"/>
        <w:spacing w:before="0" w:beforeAutospacing="0" w:after="0" w:afterAutospacing="0"/>
        <w:textAlignment w:val="baseline"/>
        <w:rPr>
          <w:rFonts w:asciiTheme="majorBidi" w:hAnsiTheme="majorBidi" w:cstheme="majorBidi"/>
          <w:sz w:val="28"/>
          <w:szCs w:val="28"/>
        </w:rPr>
      </w:pPr>
      <w:r w:rsidRPr="00A5413B">
        <w:rPr>
          <w:rFonts w:asciiTheme="majorBidi" w:hAnsiTheme="majorBidi" w:cstheme="majorBidi"/>
          <w:sz w:val="28"/>
          <w:szCs w:val="28"/>
        </w:rPr>
        <w:t>As is the case in NLP applications in general, we begin by turning each input word into a vector using an </w:t>
      </w:r>
      <w:hyperlink r:id="rId17" w:history="1">
        <w:r w:rsidRPr="00A5413B">
          <w:rPr>
            <w:rStyle w:val="Hyperlink"/>
            <w:rFonts w:asciiTheme="majorBidi" w:hAnsiTheme="majorBidi" w:cstheme="majorBidi"/>
            <w:color w:val="000000" w:themeColor="text1"/>
            <w:sz w:val="28"/>
            <w:szCs w:val="28"/>
            <w:u w:val="none"/>
            <w:bdr w:val="none" w:sz="0" w:space="0" w:color="auto" w:frame="1"/>
          </w:rPr>
          <w:t>embedding algorithm</w:t>
        </w:r>
      </w:hyperlink>
      <w:r w:rsidRPr="00A5413B">
        <w:rPr>
          <w:rFonts w:asciiTheme="majorBidi" w:hAnsiTheme="majorBidi" w:cstheme="majorBidi"/>
          <w:sz w:val="28"/>
          <w:szCs w:val="28"/>
        </w:rPr>
        <w:t>.</w:t>
      </w:r>
    </w:p>
    <w:p w:rsidR="0063610A" w:rsidRPr="00A5413B" w:rsidRDefault="0063610A" w:rsidP="0063610A">
      <w:pPr>
        <w:pStyle w:val="NormalWeb"/>
        <w:shd w:val="clear" w:color="auto" w:fill="FFFFFF"/>
        <w:spacing w:before="225" w:beforeAutospacing="0" w:after="225" w:afterAutospacing="0"/>
        <w:textAlignment w:val="baseline"/>
        <w:rPr>
          <w:rFonts w:asciiTheme="majorBidi" w:hAnsiTheme="majorBidi" w:cstheme="majorBidi"/>
          <w:color w:val="222222"/>
          <w:sz w:val="28"/>
          <w:szCs w:val="28"/>
        </w:rPr>
      </w:pPr>
      <w:r w:rsidRPr="00A5413B">
        <w:rPr>
          <w:rFonts w:asciiTheme="majorBidi" w:hAnsiTheme="majorBidi" w:cstheme="majorBidi"/>
          <w:color w:val="222222"/>
          <w:sz w:val="28"/>
          <w:szCs w:val="28"/>
        </w:rPr>
        <w:t>The embedding only happens in the bottom-most encoder. The abstraction that is common to all the encoders is that they receive a list of vectors each of the size 512 – In the bottom encoder that would be the word embedding, but in other encoders, it would be the output of the encoder that’s directly below. The size of this list is hyper parameter we can set – basically it would be the length of the longest sentence in our training dataset.</w:t>
      </w:r>
    </w:p>
    <w:p w:rsidR="0063610A" w:rsidRPr="00A5413B" w:rsidRDefault="0063610A" w:rsidP="0063610A">
      <w:pPr>
        <w:pStyle w:val="NormalWeb"/>
        <w:shd w:val="clear" w:color="auto" w:fill="FFFFFF"/>
        <w:spacing w:before="225" w:beforeAutospacing="0" w:after="225" w:afterAutospacing="0"/>
        <w:textAlignment w:val="baseline"/>
        <w:rPr>
          <w:rFonts w:asciiTheme="majorBidi" w:hAnsiTheme="majorBidi" w:cstheme="majorBidi"/>
          <w:color w:val="222222"/>
          <w:sz w:val="28"/>
          <w:szCs w:val="28"/>
        </w:rPr>
      </w:pPr>
      <w:r w:rsidRPr="00A5413B">
        <w:rPr>
          <w:rFonts w:asciiTheme="majorBidi" w:hAnsiTheme="majorBidi" w:cstheme="majorBidi"/>
          <w:color w:val="222222"/>
          <w:sz w:val="28"/>
          <w:szCs w:val="28"/>
        </w:rPr>
        <w:t>After embedding the words in our input sequence, each of them flows through each of the two layers of the encoder.</w:t>
      </w:r>
    </w:p>
    <w:p w:rsidR="0063610A" w:rsidRPr="00A5413B" w:rsidRDefault="0063610A" w:rsidP="0063610A">
      <w:pPr>
        <w:pStyle w:val="NormalWeb"/>
        <w:spacing w:before="0" w:beforeAutospacing="0" w:after="0" w:afterAutospacing="0"/>
        <w:textAlignment w:val="baseline"/>
        <w:rPr>
          <w:rFonts w:asciiTheme="majorBidi" w:hAnsiTheme="majorBidi" w:cstheme="majorBidi"/>
          <w:sz w:val="28"/>
          <w:szCs w:val="28"/>
        </w:rPr>
      </w:pPr>
      <w:r w:rsidRPr="00A5413B">
        <w:rPr>
          <w:rFonts w:asciiTheme="majorBidi" w:hAnsiTheme="majorBidi" w:cstheme="majorBidi"/>
          <w:noProof/>
          <w:sz w:val="28"/>
          <w:szCs w:val="28"/>
        </w:rPr>
        <w:drawing>
          <wp:inline distT="0" distB="0" distL="0" distR="0">
            <wp:extent cx="6310751" cy="3590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coder.PNG"/>
                    <pic:cNvPicPr/>
                  </pic:nvPicPr>
                  <pic:blipFill>
                    <a:blip r:embed="rId18">
                      <a:extLst>
                        <a:ext uri="{28A0092B-C50C-407E-A947-70E740481C1C}">
                          <a14:useLocalDpi xmlns:a14="http://schemas.microsoft.com/office/drawing/2010/main" val="0"/>
                        </a:ext>
                      </a:extLst>
                    </a:blip>
                    <a:stretch>
                      <a:fillRect/>
                    </a:stretch>
                  </pic:blipFill>
                  <pic:spPr>
                    <a:xfrm>
                      <a:off x="0" y="0"/>
                      <a:ext cx="6314358" cy="3592977"/>
                    </a:xfrm>
                    <a:prstGeom prst="rect">
                      <a:avLst/>
                    </a:prstGeom>
                  </pic:spPr>
                </pic:pic>
              </a:graphicData>
            </a:graphic>
          </wp:inline>
        </w:drawing>
      </w:r>
    </w:p>
    <w:p w:rsidR="0063610A" w:rsidRPr="00A5413B" w:rsidRDefault="0063610A" w:rsidP="0063610A">
      <w:pPr>
        <w:pStyle w:val="NormalWeb"/>
        <w:spacing w:before="0" w:beforeAutospacing="0" w:after="0" w:afterAutospacing="0"/>
        <w:textAlignment w:val="baseline"/>
        <w:rPr>
          <w:rFonts w:asciiTheme="majorBidi" w:hAnsiTheme="majorBidi" w:cstheme="majorBidi"/>
          <w:sz w:val="28"/>
          <w:szCs w:val="28"/>
        </w:rPr>
      </w:pPr>
    </w:p>
    <w:p w:rsidR="0063610A" w:rsidRPr="00A5413B" w:rsidRDefault="0063610A" w:rsidP="0063610A">
      <w:pPr>
        <w:pStyle w:val="NormalWeb"/>
        <w:shd w:val="clear" w:color="auto" w:fill="FFFFFF"/>
        <w:spacing w:before="0" w:beforeAutospacing="0" w:after="0" w:afterAutospacing="0"/>
        <w:textAlignment w:val="baseline"/>
        <w:rPr>
          <w:rFonts w:asciiTheme="majorBidi" w:hAnsiTheme="majorBidi" w:cstheme="majorBidi"/>
          <w:color w:val="222222"/>
          <w:sz w:val="27"/>
          <w:szCs w:val="27"/>
        </w:rPr>
      </w:pPr>
    </w:p>
    <w:p w:rsidR="00EB6663" w:rsidRPr="00A5413B" w:rsidRDefault="00EB6663" w:rsidP="00EB6663">
      <w:pPr>
        <w:pStyle w:val="ListParagraph"/>
        <w:rPr>
          <w:rFonts w:asciiTheme="majorBidi" w:hAnsiTheme="majorBidi" w:cstheme="majorBidi"/>
          <w:sz w:val="28"/>
          <w:szCs w:val="28"/>
        </w:rPr>
      </w:pPr>
    </w:p>
    <w:p w:rsidR="00EB6663" w:rsidRPr="00A5413B" w:rsidRDefault="0063610A" w:rsidP="00EB6663">
      <w:pPr>
        <w:pStyle w:val="ListParagraph"/>
        <w:rPr>
          <w:rFonts w:asciiTheme="majorBidi" w:hAnsiTheme="majorBidi" w:cstheme="majorBidi"/>
          <w:color w:val="222222"/>
          <w:sz w:val="27"/>
          <w:szCs w:val="27"/>
          <w:shd w:val="clear" w:color="auto" w:fill="FFFFFF"/>
        </w:rPr>
      </w:pPr>
      <w:r w:rsidRPr="00A5413B">
        <w:rPr>
          <w:rFonts w:asciiTheme="majorBidi" w:hAnsiTheme="majorBidi" w:cstheme="majorBidi"/>
          <w:color w:val="222222"/>
          <w:sz w:val="27"/>
          <w:szCs w:val="27"/>
          <w:shd w:val="clear" w:color="auto" w:fill="FFFFFF"/>
        </w:rPr>
        <w:t xml:space="preserve">Here we begin to see one key property of the Transformer, which is that the word in each position flows through its own path in the encoder. There are dependencies between these paths in the self-attention layer. The feed-forward </w:t>
      </w:r>
      <w:r w:rsidRPr="00A5413B">
        <w:rPr>
          <w:rFonts w:asciiTheme="majorBidi" w:hAnsiTheme="majorBidi" w:cstheme="majorBidi"/>
          <w:color w:val="222222"/>
          <w:sz w:val="27"/>
          <w:szCs w:val="27"/>
          <w:shd w:val="clear" w:color="auto" w:fill="FFFFFF"/>
        </w:rPr>
        <w:lastRenderedPageBreak/>
        <w:t>layer does not have those dependencies, however, and thus the various paths can be executed in parallel while flowing through the feed-forward layer.</w:t>
      </w:r>
    </w:p>
    <w:p w:rsidR="007550B0" w:rsidRPr="00A5413B" w:rsidRDefault="007550B0" w:rsidP="007550B0">
      <w:pPr>
        <w:pStyle w:val="Heading2"/>
        <w:spacing w:before="240" w:after="225"/>
        <w:textAlignment w:val="baseline"/>
        <w:rPr>
          <w:rFonts w:asciiTheme="majorBidi" w:hAnsiTheme="majorBidi"/>
          <w:b/>
          <w:bCs/>
          <w:color w:val="222222"/>
          <w:sz w:val="36"/>
          <w:szCs w:val="36"/>
        </w:rPr>
      </w:pPr>
      <w:r w:rsidRPr="00A5413B">
        <w:rPr>
          <w:rFonts w:asciiTheme="majorBidi" w:hAnsiTheme="majorBidi"/>
          <w:b/>
          <w:bCs/>
          <w:color w:val="222222"/>
          <w:sz w:val="36"/>
          <w:szCs w:val="36"/>
        </w:rPr>
        <w:t>Matrix Calculation of Self-Attention</w:t>
      </w:r>
    </w:p>
    <w:p w:rsidR="007550B0" w:rsidRPr="00A5413B" w:rsidRDefault="007550B0" w:rsidP="007550B0">
      <w:pPr>
        <w:pStyle w:val="NormalWeb"/>
        <w:spacing w:before="0" w:beforeAutospacing="0" w:after="0" w:afterAutospacing="0"/>
        <w:textAlignment w:val="baseline"/>
        <w:rPr>
          <w:rFonts w:asciiTheme="majorBidi" w:hAnsiTheme="majorBidi" w:cstheme="majorBidi"/>
          <w:color w:val="000000" w:themeColor="text1"/>
          <w:sz w:val="28"/>
          <w:szCs w:val="28"/>
        </w:rPr>
      </w:pPr>
      <w:r w:rsidRPr="00A5413B">
        <w:rPr>
          <w:rStyle w:val="Strong"/>
          <w:rFonts w:asciiTheme="majorBidi" w:hAnsiTheme="majorBidi" w:cstheme="majorBidi"/>
          <w:b w:val="0"/>
          <w:bCs w:val="0"/>
          <w:color w:val="000000" w:themeColor="text1"/>
          <w:sz w:val="28"/>
          <w:szCs w:val="28"/>
          <w:bdr w:val="none" w:sz="0" w:space="0" w:color="auto" w:frame="1"/>
        </w:rPr>
        <w:t>The first step</w:t>
      </w:r>
      <w:r w:rsidRPr="00A5413B">
        <w:rPr>
          <w:rFonts w:asciiTheme="majorBidi" w:hAnsiTheme="majorBidi" w:cstheme="majorBidi"/>
          <w:color w:val="000000" w:themeColor="text1"/>
          <w:sz w:val="28"/>
          <w:szCs w:val="28"/>
        </w:rPr>
        <w:t> is to calculate the Query, Key, and Value matrices. We d</w:t>
      </w:r>
      <w:r w:rsidR="00615F15" w:rsidRPr="00A5413B">
        <w:rPr>
          <w:rFonts w:asciiTheme="majorBidi" w:hAnsiTheme="majorBidi" w:cstheme="majorBidi"/>
          <w:color w:val="000000" w:themeColor="text1"/>
          <w:sz w:val="28"/>
          <w:szCs w:val="28"/>
        </w:rPr>
        <w:t>o that by packing our embedding</w:t>
      </w:r>
      <w:r w:rsidRPr="00A5413B">
        <w:rPr>
          <w:rFonts w:asciiTheme="majorBidi" w:hAnsiTheme="majorBidi" w:cstheme="majorBidi"/>
          <w:color w:val="000000" w:themeColor="text1"/>
          <w:sz w:val="28"/>
          <w:szCs w:val="28"/>
        </w:rPr>
        <w:t xml:space="preserve"> into a matrix </w:t>
      </w:r>
      <w:r w:rsidRPr="00A5413B">
        <w:rPr>
          <w:rStyle w:val="encoder"/>
          <w:rFonts w:asciiTheme="majorBidi" w:hAnsiTheme="majorBidi" w:cstheme="majorBidi"/>
          <w:color w:val="000000" w:themeColor="text1"/>
          <w:sz w:val="28"/>
          <w:szCs w:val="28"/>
          <w:bdr w:val="none" w:sz="0" w:space="0" w:color="auto" w:frame="1"/>
        </w:rPr>
        <w:t>X</w:t>
      </w:r>
      <w:r w:rsidRPr="00A5413B">
        <w:rPr>
          <w:rFonts w:asciiTheme="majorBidi" w:hAnsiTheme="majorBidi" w:cstheme="majorBidi"/>
          <w:color w:val="000000" w:themeColor="text1"/>
          <w:sz w:val="28"/>
          <w:szCs w:val="28"/>
        </w:rPr>
        <w:t>, and multiplying it by the weight matrices we’ve trained (</w:t>
      </w:r>
      <w:r w:rsidRPr="00A5413B">
        <w:rPr>
          <w:rStyle w:val="decoder"/>
          <w:rFonts w:asciiTheme="majorBidi" w:hAnsiTheme="majorBidi" w:cstheme="majorBidi"/>
          <w:color w:val="000000" w:themeColor="text1"/>
          <w:sz w:val="28"/>
          <w:szCs w:val="28"/>
          <w:bdr w:val="none" w:sz="0" w:space="0" w:color="auto" w:frame="1"/>
        </w:rPr>
        <w:t>WQ</w:t>
      </w:r>
      <w:r w:rsidRPr="00A5413B">
        <w:rPr>
          <w:rFonts w:asciiTheme="majorBidi" w:hAnsiTheme="majorBidi" w:cstheme="majorBidi"/>
          <w:color w:val="000000" w:themeColor="text1"/>
          <w:sz w:val="28"/>
          <w:szCs w:val="28"/>
        </w:rPr>
        <w:t>, </w:t>
      </w:r>
      <w:r w:rsidRPr="00A5413B">
        <w:rPr>
          <w:rStyle w:val="context"/>
          <w:rFonts w:asciiTheme="majorBidi" w:hAnsiTheme="majorBidi" w:cstheme="majorBidi"/>
          <w:color w:val="000000" w:themeColor="text1"/>
          <w:sz w:val="28"/>
          <w:szCs w:val="28"/>
          <w:bdr w:val="none" w:sz="0" w:space="0" w:color="auto" w:frame="1"/>
        </w:rPr>
        <w:t>WK</w:t>
      </w:r>
      <w:r w:rsidRPr="00A5413B">
        <w:rPr>
          <w:rFonts w:asciiTheme="majorBidi" w:hAnsiTheme="majorBidi" w:cstheme="majorBidi"/>
          <w:color w:val="000000" w:themeColor="text1"/>
          <w:sz w:val="28"/>
          <w:szCs w:val="28"/>
        </w:rPr>
        <w:t>, </w:t>
      </w:r>
      <w:r w:rsidRPr="00A5413B">
        <w:rPr>
          <w:rStyle w:val="stepno"/>
          <w:rFonts w:asciiTheme="majorBidi" w:hAnsiTheme="majorBidi" w:cstheme="majorBidi"/>
          <w:color w:val="000000" w:themeColor="text1"/>
          <w:sz w:val="28"/>
          <w:szCs w:val="28"/>
          <w:bdr w:val="none" w:sz="0" w:space="0" w:color="auto" w:frame="1"/>
        </w:rPr>
        <w:t>WV</w:t>
      </w:r>
      <w:r w:rsidRPr="00A5413B">
        <w:rPr>
          <w:rFonts w:asciiTheme="majorBidi" w:hAnsiTheme="majorBidi" w:cstheme="majorBidi"/>
          <w:color w:val="000000" w:themeColor="text1"/>
          <w:sz w:val="28"/>
          <w:szCs w:val="28"/>
        </w:rPr>
        <w:t>).</w:t>
      </w:r>
    </w:p>
    <w:p w:rsidR="007550B0" w:rsidRPr="00A5413B" w:rsidRDefault="007550B0" w:rsidP="007550B0">
      <w:pPr>
        <w:pStyle w:val="NormalWeb"/>
        <w:spacing w:before="0" w:beforeAutospacing="0" w:after="0" w:afterAutospacing="0"/>
        <w:textAlignment w:val="baseline"/>
        <w:rPr>
          <w:rFonts w:asciiTheme="majorBidi" w:hAnsiTheme="majorBidi" w:cstheme="majorBidi"/>
        </w:rPr>
      </w:pPr>
      <w:r w:rsidRPr="00A5413B">
        <w:rPr>
          <w:rStyle w:val="Strong"/>
          <w:rFonts w:asciiTheme="majorBidi" w:hAnsiTheme="majorBidi" w:cstheme="majorBidi"/>
          <w:b w:val="0"/>
          <w:bCs w:val="0"/>
          <w:sz w:val="28"/>
          <w:szCs w:val="28"/>
          <w:bdr w:val="none" w:sz="0" w:space="0" w:color="auto" w:frame="1"/>
        </w:rPr>
        <w:t>Finally</w:t>
      </w:r>
      <w:r w:rsidRPr="00A5413B">
        <w:rPr>
          <w:rFonts w:asciiTheme="majorBidi" w:hAnsiTheme="majorBidi" w:cstheme="majorBidi"/>
          <w:sz w:val="28"/>
          <w:szCs w:val="28"/>
        </w:rPr>
        <w:t>, since we’re dealing with matrices, we can condense steps two through six in one formula to calculate the outputs of the self-attention layer</w:t>
      </w:r>
      <w:r w:rsidRPr="00A5413B">
        <w:rPr>
          <w:rFonts w:asciiTheme="majorBidi" w:hAnsiTheme="majorBidi" w:cstheme="majorBidi"/>
        </w:rPr>
        <w:t>.</w:t>
      </w:r>
    </w:p>
    <w:p w:rsidR="00615F15" w:rsidRPr="00A5413B" w:rsidRDefault="00615F15" w:rsidP="007550B0">
      <w:pPr>
        <w:pStyle w:val="NormalWeb"/>
        <w:spacing w:before="0" w:beforeAutospacing="0" w:after="0" w:afterAutospacing="0"/>
        <w:textAlignment w:val="baseline"/>
        <w:rPr>
          <w:rFonts w:asciiTheme="majorBidi" w:hAnsiTheme="majorBidi" w:cstheme="majorBidi"/>
        </w:rPr>
      </w:pPr>
    </w:p>
    <w:p w:rsidR="00615F15" w:rsidRPr="00A5413B" w:rsidRDefault="00615F15" w:rsidP="007550B0">
      <w:pPr>
        <w:pStyle w:val="NormalWeb"/>
        <w:spacing w:before="0" w:beforeAutospacing="0" w:after="0" w:afterAutospacing="0"/>
        <w:textAlignment w:val="baseline"/>
        <w:rPr>
          <w:rFonts w:asciiTheme="majorBidi" w:hAnsiTheme="majorBidi" w:cstheme="majorBidi"/>
        </w:rPr>
      </w:pPr>
    </w:p>
    <w:p w:rsidR="00615F15" w:rsidRPr="00A5413B" w:rsidRDefault="00615F15" w:rsidP="007550B0">
      <w:pPr>
        <w:pStyle w:val="NormalWeb"/>
        <w:spacing w:before="0" w:beforeAutospacing="0" w:after="0" w:afterAutospacing="0"/>
        <w:textAlignment w:val="baseline"/>
        <w:rPr>
          <w:rFonts w:asciiTheme="majorBidi" w:hAnsiTheme="majorBidi" w:cstheme="majorBidi"/>
        </w:rPr>
      </w:pPr>
    </w:p>
    <w:p w:rsidR="00615F15" w:rsidRPr="00A5413B" w:rsidRDefault="00615F15" w:rsidP="00615F15">
      <w:pPr>
        <w:pStyle w:val="NormalWeb"/>
        <w:keepNext/>
        <w:spacing w:before="0" w:beforeAutospacing="0" w:after="0" w:afterAutospacing="0"/>
        <w:textAlignment w:val="baseline"/>
        <w:rPr>
          <w:rFonts w:asciiTheme="majorBidi" w:hAnsiTheme="majorBidi" w:cstheme="majorBidi"/>
        </w:rPr>
      </w:pPr>
      <w:r w:rsidRPr="00A5413B">
        <w:rPr>
          <w:rFonts w:asciiTheme="majorBidi" w:hAnsiTheme="majorBidi" w:cstheme="majorBidi"/>
          <w:noProof/>
          <w:color w:val="666666"/>
          <w:sz w:val="23"/>
          <w:szCs w:val="23"/>
        </w:rPr>
        <w:drawing>
          <wp:inline distT="0" distB="0" distL="0" distR="0" wp14:anchorId="3B24902F" wp14:editId="04BC3451">
            <wp:extent cx="5943600" cy="3225998"/>
            <wp:effectExtent l="0" t="0" r="0" b="0"/>
            <wp:docPr id="12" name="Picture 12" descr="http://jalammar.github.io/images/t/self-attention-matrix-calcu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lammar.github.io/images/t/self-attention-matrix-calculatio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25998"/>
                    </a:xfrm>
                    <a:prstGeom prst="rect">
                      <a:avLst/>
                    </a:prstGeom>
                    <a:noFill/>
                    <a:ln>
                      <a:noFill/>
                    </a:ln>
                  </pic:spPr>
                </pic:pic>
              </a:graphicData>
            </a:graphic>
          </wp:inline>
        </w:drawing>
      </w:r>
    </w:p>
    <w:p w:rsidR="007550B0" w:rsidRPr="00A5413B" w:rsidRDefault="00615F15" w:rsidP="00615F15">
      <w:pPr>
        <w:pStyle w:val="Caption"/>
        <w:jc w:val="center"/>
        <w:rPr>
          <w:rFonts w:asciiTheme="majorBidi" w:hAnsiTheme="majorBidi" w:cstheme="majorBidi"/>
        </w:rPr>
      </w:pPr>
      <w:r w:rsidRPr="00A5413B">
        <w:rPr>
          <w:rFonts w:asciiTheme="majorBidi" w:hAnsiTheme="majorBidi" w:cstheme="majorBidi"/>
        </w:rPr>
        <w:t>self-attention calculation in matrix form</w:t>
      </w:r>
    </w:p>
    <w:p w:rsidR="00615F15" w:rsidRPr="00A5413B" w:rsidRDefault="00615F15" w:rsidP="00615F15">
      <w:pPr>
        <w:rPr>
          <w:rFonts w:asciiTheme="majorBidi" w:hAnsiTheme="majorBidi" w:cstheme="majorBidi"/>
        </w:rPr>
      </w:pPr>
    </w:p>
    <w:p w:rsidR="007550B0" w:rsidRPr="00A5413B" w:rsidRDefault="007550B0" w:rsidP="007550B0">
      <w:pPr>
        <w:jc w:val="center"/>
        <w:textAlignment w:val="baseline"/>
        <w:rPr>
          <w:rFonts w:asciiTheme="majorBidi" w:hAnsiTheme="majorBidi" w:cstheme="majorBidi"/>
          <w:color w:val="666666"/>
          <w:sz w:val="23"/>
          <w:szCs w:val="23"/>
        </w:rPr>
      </w:pPr>
      <w:r w:rsidRPr="00A5413B">
        <w:rPr>
          <w:rFonts w:asciiTheme="majorBidi" w:hAnsiTheme="majorBidi" w:cstheme="majorBidi"/>
          <w:noProof/>
          <w:color w:val="666666"/>
          <w:sz w:val="23"/>
          <w:szCs w:val="23"/>
        </w:rPr>
        <w:lastRenderedPageBreak/>
        <w:drawing>
          <wp:inline distT="0" distB="0" distL="0" distR="0">
            <wp:extent cx="5534025" cy="6267450"/>
            <wp:effectExtent l="0" t="0" r="9525" b="0"/>
            <wp:docPr id="11" name="Picture 11" descr="http://jalammar.github.io/images/t/self-attention-matrix-cal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lammar.github.io/images/t/self-attention-matrix-calcul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6267450"/>
                    </a:xfrm>
                    <a:prstGeom prst="rect">
                      <a:avLst/>
                    </a:prstGeom>
                    <a:noFill/>
                    <a:ln>
                      <a:noFill/>
                    </a:ln>
                  </pic:spPr>
                </pic:pic>
              </a:graphicData>
            </a:graphic>
          </wp:inline>
        </w:drawing>
      </w:r>
      <w:r w:rsidRPr="00A5413B">
        <w:rPr>
          <w:rFonts w:asciiTheme="majorBidi" w:hAnsiTheme="majorBidi" w:cstheme="majorBidi"/>
          <w:color w:val="666666"/>
          <w:sz w:val="23"/>
          <w:szCs w:val="23"/>
        </w:rPr>
        <w:br/>
        <w:t>Every row in the </w:t>
      </w:r>
      <w:r w:rsidRPr="00A5413B">
        <w:rPr>
          <w:rStyle w:val="encoder"/>
          <w:rFonts w:asciiTheme="majorBidi" w:hAnsiTheme="majorBidi" w:cstheme="majorBidi"/>
          <w:color w:val="70BF41"/>
          <w:sz w:val="23"/>
          <w:szCs w:val="23"/>
          <w:bdr w:val="none" w:sz="0" w:space="0" w:color="auto" w:frame="1"/>
        </w:rPr>
        <w:t>X</w:t>
      </w:r>
      <w:r w:rsidRPr="00A5413B">
        <w:rPr>
          <w:rFonts w:asciiTheme="majorBidi" w:hAnsiTheme="majorBidi" w:cstheme="majorBidi"/>
          <w:color w:val="666666"/>
          <w:sz w:val="23"/>
          <w:szCs w:val="23"/>
        </w:rPr>
        <w:t> matrix corresponds to a word in the input sentence. We again see the difference in size of the embedding vector (512, or 4 boxes in the figure), and the q/k/v vectors (64, or 3 boxes in the figure)</w:t>
      </w:r>
    </w:p>
    <w:p w:rsidR="007550B0" w:rsidRPr="00A5413B" w:rsidRDefault="007550B0" w:rsidP="00615F15">
      <w:pPr>
        <w:jc w:val="center"/>
        <w:textAlignment w:val="baseline"/>
        <w:rPr>
          <w:rFonts w:asciiTheme="majorBidi" w:hAnsiTheme="majorBidi" w:cstheme="majorBidi"/>
          <w:color w:val="666666"/>
          <w:sz w:val="23"/>
          <w:szCs w:val="23"/>
        </w:rPr>
      </w:pPr>
      <w:r w:rsidRPr="00A5413B">
        <w:rPr>
          <w:rFonts w:asciiTheme="majorBidi" w:hAnsiTheme="majorBidi" w:cstheme="majorBidi"/>
          <w:color w:val="666666"/>
          <w:sz w:val="23"/>
          <w:szCs w:val="23"/>
        </w:rPr>
        <w:br/>
      </w:r>
    </w:p>
    <w:p w:rsidR="00615F15" w:rsidRPr="00A5413B" w:rsidRDefault="00615F15" w:rsidP="00615F15">
      <w:pPr>
        <w:spacing w:before="225" w:after="225" w:line="240" w:lineRule="auto"/>
        <w:textAlignment w:val="baseline"/>
        <w:rPr>
          <w:rFonts w:asciiTheme="majorBidi" w:eastAsia="Times New Roman" w:hAnsiTheme="majorBidi" w:cstheme="majorBidi"/>
          <w:sz w:val="28"/>
          <w:szCs w:val="28"/>
        </w:rPr>
      </w:pPr>
      <w:r w:rsidRPr="00A5413B">
        <w:rPr>
          <w:rFonts w:asciiTheme="majorBidi" w:eastAsia="Times New Roman" w:hAnsiTheme="majorBidi" w:cstheme="majorBidi"/>
          <w:sz w:val="28"/>
          <w:szCs w:val="28"/>
        </w:rPr>
        <w:t>The paper further refined the self-attention layer by adding a mechanism called “multi-headed” attention. This improves the performance of the attention layer in two ways:</w:t>
      </w:r>
    </w:p>
    <w:p w:rsidR="00615F15" w:rsidRPr="00A5413B" w:rsidRDefault="00615F15" w:rsidP="00615F15">
      <w:pPr>
        <w:numPr>
          <w:ilvl w:val="0"/>
          <w:numId w:val="3"/>
        </w:numPr>
        <w:spacing w:before="225" w:after="225" w:line="240" w:lineRule="auto"/>
        <w:ind w:left="0"/>
        <w:textAlignment w:val="baseline"/>
        <w:rPr>
          <w:rFonts w:asciiTheme="majorBidi" w:eastAsia="Times New Roman" w:hAnsiTheme="majorBidi" w:cstheme="majorBidi"/>
          <w:sz w:val="24"/>
          <w:szCs w:val="24"/>
        </w:rPr>
      </w:pPr>
      <w:r w:rsidRPr="00A5413B">
        <w:rPr>
          <w:rFonts w:asciiTheme="majorBidi" w:eastAsia="Times New Roman" w:hAnsiTheme="majorBidi" w:cstheme="majorBidi"/>
          <w:sz w:val="28"/>
          <w:szCs w:val="28"/>
        </w:rPr>
        <w:lastRenderedPageBreak/>
        <w:t xml:space="preserve">It expands the model’s ability to focus on different positions. Yes, in the example above, z1 contains a little bit of every other encoding, but it could be dominated by </w:t>
      </w:r>
      <w:r w:rsidR="009E61DE" w:rsidRPr="00A5413B">
        <w:rPr>
          <w:rFonts w:asciiTheme="majorBidi" w:eastAsia="Times New Roman" w:hAnsiTheme="majorBidi" w:cstheme="majorBidi"/>
          <w:sz w:val="28"/>
          <w:szCs w:val="28"/>
        </w:rPr>
        <w:t xml:space="preserve">the </w:t>
      </w:r>
      <w:r w:rsidRPr="00A5413B">
        <w:rPr>
          <w:rFonts w:asciiTheme="majorBidi" w:eastAsia="Times New Roman" w:hAnsiTheme="majorBidi" w:cstheme="majorBidi"/>
          <w:sz w:val="28"/>
          <w:szCs w:val="28"/>
        </w:rPr>
        <w:t>actual word itself</w:t>
      </w:r>
      <w:r w:rsidRPr="00A5413B">
        <w:rPr>
          <w:rFonts w:asciiTheme="majorBidi" w:eastAsia="Times New Roman" w:hAnsiTheme="majorBidi" w:cstheme="majorBidi"/>
          <w:sz w:val="24"/>
          <w:szCs w:val="24"/>
        </w:rPr>
        <w:t>.</w:t>
      </w:r>
    </w:p>
    <w:p w:rsidR="00615F15" w:rsidRPr="00A5413B" w:rsidRDefault="00615F15" w:rsidP="00615F15">
      <w:pPr>
        <w:numPr>
          <w:ilvl w:val="0"/>
          <w:numId w:val="3"/>
        </w:numPr>
        <w:spacing w:before="225" w:after="225" w:line="240" w:lineRule="auto"/>
        <w:ind w:left="0"/>
        <w:textAlignment w:val="baseline"/>
        <w:rPr>
          <w:rFonts w:asciiTheme="majorBidi" w:eastAsia="Times New Roman" w:hAnsiTheme="majorBidi" w:cstheme="majorBidi"/>
          <w:sz w:val="28"/>
          <w:szCs w:val="28"/>
        </w:rPr>
      </w:pPr>
      <w:r w:rsidRPr="00A5413B">
        <w:rPr>
          <w:rFonts w:asciiTheme="majorBidi" w:eastAsia="Times New Roman" w:hAnsiTheme="majorBidi" w:cstheme="majorBidi"/>
          <w:sz w:val="28"/>
          <w:szCs w:val="28"/>
        </w:rPr>
        <w:t xml:space="preserve">It gives the attention layer multiple “representation subspaces”. As we’ll see next, with multi-headed attention we have not only one, but multiple sets of Query/Key/Value weight matrices (the Transformer uses eight attention heads, so we end up with eight sets for each encoder/decoder). Each of these sets is randomly initialized. Then, after training, each set is used </w:t>
      </w:r>
      <w:r w:rsidR="009E61DE" w:rsidRPr="00A5413B">
        <w:rPr>
          <w:rFonts w:asciiTheme="majorBidi" w:eastAsia="Times New Roman" w:hAnsiTheme="majorBidi" w:cstheme="majorBidi"/>
          <w:sz w:val="28"/>
          <w:szCs w:val="28"/>
        </w:rPr>
        <w:t xml:space="preserve">to project the input embedding </w:t>
      </w:r>
      <w:r w:rsidRPr="00A5413B">
        <w:rPr>
          <w:rFonts w:asciiTheme="majorBidi" w:eastAsia="Times New Roman" w:hAnsiTheme="majorBidi" w:cstheme="majorBidi"/>
          <w:sz w:val="28"/>
          <w:szCs w:val="28"/>
        </w:rPr>
        <w:t>(or vectors from lower encoders/decoders) into a different representation subspace.</w:t>
      </w:r>
    </w:p>
    <w:p w:rsidR="00615F15" w:rsidRPr="00A5413B" w:rsidRDefault="00615F15" w:rsidP="00615F15">
      <w:pPr>
        <w:spacing w:after="0" w:line="240" w:lineRule="auto"/>
        <w:jc w:val="center"/>
        <w:textAlignment w:val="baseline"/>
        <w:rPr>
          <w:rFonts w:asciiTheme="majorBidi" w:eastAsia="Times New Roman" w:hAnsiTheme="majorBidi" w:cstheme="majorBidi"/>
          <w:color w:val="666666"/>
          <w:sz w:val="23"/>
          <w:szCs w:val="23"/>
        </w:rPr>
      </w:pPr>
      <w:r w:rsidRPr="00A5413B">
        <w:rPr>
          <w:rFonts w:asciiTheme="majorBidi" w:eastAsia="Times New Roman" w:hAnsiTheme="majorBidi" w:cstheme="majorBidi"/>
          <w:noProof/>
          <w:color w:val="666666"/>
          <w:sz w:val="23"/>
          <w:szCs w:val="23"/>
        </w:rPr>
        <w:drawing>
          <wp:inline distT="0" distB="0" distL="0" distR="0">
            <wp:extent cx="6308734" cy="3727450"/>
            <wp:effectExtent l="0" t="0" r="0" b="6350"/>
            <wp:docPr id="16" name="Picture 16" descr="http://jalammar.github.io/images/t/transformer_attention_heads_q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lammar.github.io/images/t/transformer_attention_heads_qk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2337" cy="3735487"/>
                    </a:xfrm>
                    <a:prstGeom prst="rect">
                      <a:avLst/>
                    </a:prstGeom>
                    <a:noFill/>
                    <a:ln>
                      <a:noFill/>
                    </a:ln>
                  </pic:spPr>
                </pic:pic>
              </a:graphicData>
            </a:graphic>
          </wp:inline>
        </w:drawing>
      </w:r>
      <w:r w:rsidRPr="00A5413B">
        <w:rPr>
          <w:rFonts w:asciiTheme="majorBidi" w:eastAsia="Times New Roman" w:hAnsiTheme="majorBidi" w:cstheme="majorBidi"/>
          <w:color w:val="666666"/>
          <w:sz w:val="23"/>
          <w:szCs w:val="23"/>
        </w:rPr>
        <w:br/>
        <w:t>With multi-headed attention, we maintain separate Q/K/V weight matrices for each head resulting in different Q/K/V matrices. As we did before, we multiply X by the WQ/WK/WV matrices to produce Q/K/V matrices.</w:t>
      </w:r>
    </w:p>
    <w:p w:rsidR="00615F15" w:rsidRPr="00A5413B" w:rsidRDefault="00615F15" w:rsidP="00615F15">
      <w:pPr>
        <w:spacing w:before="225" w:after="225" w:line="240" w:lineRule="auto"/>
        <w:textAlignment w:val="baseline"/>
        <w:rPr>
          <w:rFonts w:asciiTheme="majorBidi" w:eastAsia="Times New Roman" w:hAnsiTheme="majorBidi" w:cstheme="majorBidi"/>
          <w:sz w:val="28"/>
          <w:szCs w:val="28"/>
        </w:rPr>
      </w:pPr>
      <w:r w:rsidRPr="00A5413B">
        <w:rPr>
          <w:rFonts w:asciiTheme="majorBidi" w:eastAsia="Times New Roman" w:hAnsiTheme="majorBidi" w:cstheme="majorBidi"/>
          <w:sz w:val="24"/>
          <w:szCs w:val="24"/>
        </w:rPr>
        <w:br/>
      </w:r>
      <w:r w:rsidRPr="00A5413B">
        <w:rPr>
          <w:rFonts w:asciiTheme="majorBidi" w:eastAsia="Times New Roman" w:hAnsiTheme="majorBidi" w:cstheme="majorBidi"/>
          <w:sz w:val="28"/>
          <w:szCs w:val="28"/>
        </w:rPr>
        <w:t>If we do the same self-attention calculation we outlined above, just eight different times with different weight matrices, we end up with eight different Z matrices</w:t>
      </w:r>
    </w:p>
    <w:p w:rsidR="00615F15" w:rsidRPr="00A5413B" w:rsidRDefault="00615F15" w:rsidP="00615F15">
      <w:pPr>
        <w:spacing w:after="0" w:line="240" w:lineRule="auto"/>
        <w:jc w:val="center"/>
        <w:textAlignment w:val="baseline"/>
        <w:rPr>
          <w:rFonts w:asciiTheme="majorBidi" w:eastAsia="Times New Roman" w:hAnsiTheme="majorBidi" w:cstheme="majorBidi"/>
          <w:color w:val="666666"/>
          <w:sz w:val="23"/>
          <w:szCs w:val="23"/>
        </w:rPr>
      </w:pPr>
      <w:r w:rsidRPr="00A5413B">
        <w:rPr>
          <w:rFonts w:asciiTheme="majorBidi" w:eastAsia="Times New Roman" w:hAnsiTheme="majorBidi" w:cstheme="majorBidi"/>
          <w:noProof/>
          <w:color w:val="666666"/>
          <w:sz w:val="23"/>
          <w:szCs w:val="23"/>
        </w:rPr>
        <w:lastRenderedPageBreak/>
        <w:drawing>
          <wp:inline distT="0" distB="0" distL="0" distR="0">
            <wp:extent cx="6193951" cy="2938780"/>
            <wp:effectExtent l="0" t="0" r="0" b="0"/>
            <wp:docPr id="15" name="Picture 15" descr="http://jalammar.github.io/images/t/transformer_attention_heads_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alammar.github.io/images/t/transformer_attention_heads_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707" cy="2941986"/>
                    </a:xfrm>
                    <a:prstGeom prst="rect">
                      <a:avLst/>
                    </a:prstGeom>
                    <a:noFill/>
                    <a:ln>
                      <a:noFill/>
                    </a:ln>
                  </pic:spPr>
                </pic:pic>
              </a:graphicData>
            </a:graphic>
          </wp:inline>
        </w:drawing>
      </w:r>
    </w:p>
    <w:p w:rsidR="00615F15" w:rsidRPr="00A5413B" w:rsidRDefault="00615F15" w:rsidP="00615F15">
      <w:pPr>
        <w:spacing w:before="225" w:after="225" w:line="240" w:lineRule="auto"/>
        <w:textAlignment w:val="baseline"/>
        <w:rPr>
          <w:rFonts w:asciiTheme="majorBidi" w:eastAsia="Times New Roman" w:hAnsiTheme="majorBidi" w:cstheme="majorBidi"/>
          <w:sz w:val="24"/>
          <w:szCs w:val="24"/>
        </w:rPr>
      </w:pPr>
    </w:p>
    <w:p w:rsidR="00615F15" w:rsidRPr="00A5413B" w:rsidRDefault="00615F15" w:rsidP="00615F15">
      <w:pPr>
        <w:spacing w:before="225" w:after="225" w:line="240" w:lineRule="auto"/>
        <w:textAlignment w:val="baseline"/>
        <w:rPr>
          <w:rFonts w:asciiTheme="majorBidi" w:eastAsia="Times New Roman" w:hAnsiTheme="majorBidi" w:cstheme="majorBidi"/>
          <w:sz w:val="28"/>
          <w:szCs w:val="28"/>
        </w:rPr>
      </w:pPr>
      <w:r w:rsidRPr="00A5413B">
        <w:rPr>
          <w:rFonts w:asciiTheme="majorBidi" w:eastAsia="Times New Roman" w:hAnsiTheme="majorBidi" w:cstheme="majorBidi"/>
          <w:sz w:val="28"/>
          <w:szCs w:val="28"/>
        </w:rPr>
        <w:t>This leaves us with a bit of a challenge. The feed-forward layer is not expecting eight matrices – it’s expecting a single matrix (a vector for each word). So we need a way to condense these eight down into a single matrix.</w:t>
      </w:r>
    </w:p>
    <w:p w:rsidR="009E61DE" w:rsidRPr="00A5413B" w:rsidRDefault="00566A43" w:rsidP="009E61DE">
      <w:pPr>
        <w:spacing w:before="225" w:after="225" w:line="240" w:lineRule="auto"/>
        <w:textAlignment w:val="baseline"/>
        <w:rPr>
          <w:rFonts w:asciiTheme="majorBidi" w:eastAsia="Times New Roman" w:hAnsiTheme="majorBidi" w:cstheme="majorBidi"/>
          <w:sz w:val="28"/>
          <w:szCs w:val="28"/>
        </w:rPr>
      </w:pPr>
      <w:r w:rsidRPr="00A5413B">
        <w:rPr>
          <w:rFonts w:asciiTheme="majorBidi" w:eastAsia="Times New Roman" w:hAnsiTheme="majorBidi" w:cstheme="majorBidi"/>
          <w:sz w:val="28"/>
          <w:szCs w:val="28"/>
        </w:rPr>
        <w:t xml:space="preserve">SO, </w:t>
      </w:r>
      <w:proofErr w:type="gramStart"/>
      <w:r w:rsidRPr="00A5413B">
        <w:rPr>
          <w:rFonts w:asciiTheme="majorBidi" w:eastAsia="Times New Roman" w:hAnsiTheme="majorBidi" w:cstheme="majorBidi"/>
          <w:sz w:val="28"/>
          <w:szCs w:val="28"/>
        </w:rPr>
        <w:t>We</w:t>
      </w:r>
      <w:proofErr w:type="gramEnd"/>
      <w:r w:rsidR="00615F15" w:rsidRPr="00A5413B">
        <w:rPr>
          <w:rFonts w:asciiTheme="majorBidi" w:eastAsia="Times New Roman" w:hAnsiTheme="majorBidi" w:cstheme="majorBidi"/>
          <w:sz w:val="28"/>
          <w:szCs w:val="28"/>
        </w:rPr>
        <w:t xml:space="preserve"> </w:t>
      </w:r>
      <w:r w:rsidRPr="00A5413B">
        <w:rPr>
          <w:rFonts w:asciiTheme="majorBidi" w:eastAsia="Times New Roman" w:hAnsiTheme="majorBidi" w:cstheme="majorBidi"/>
          <w:sz w:val="28"/>
          <w:szCs w:val="28"/>
        </w:rPr>
        <w:t>concat</w:t>
      </w:r>
      <w:r>
        <w:rPr>
          <w:rFonts w:asciiTheme="majorBidi" w:eastAsia="Times New Roman" w:hAnsiTheme="majorBidi" w:cstheme="majorBidi"/>
          <w:sz w:val="28"/>
          <w:szCs w:val="28"/>
        </w:rPr>
        <w:t>enate</w:t>
      </w:r>
      <w:r w:rsidR="00615F15" w:rsidRPr="00A5413B">
        <w:rPr>
          <w:rFonts w:asciiTheme="majorBidi" w:eastAsia="Times New Roman" w:hAnsiTheme="majorBidi" w:cstheme="majorBidi"/>
          <w:sz w:val="28"/>
          <w:szCs w:val="28"/>
        </w:rPr>
        <w:t xml:space="preserve"> the matrices then multiple them by </w:t>
      </w:r>
      <w:r w:rsidR="009E61DE" w:rsidRPr="00A5413B">
        <w:rPr>
          <w:rFonts w:asciiTheme="majorBidi" w:eastAsia="Times New Roman" w:hAnsiTheme="majorBidi" w:cstheme="majorBidi"/>
          <w:sz w:val="28"/>
          <w:szCs w:val="28"/>
        </w:rPr>
        <w:t>an additional weights matrix WO.</w:t>
      </w:r>
    </w:p>
    <w:p w:rsidR="00615F15" w:rsidRPr="00A5413B" w:rsidRDefault="00615F15" w:rsidP="00615F15">
      <w:pPr>
        <w:spacing w:after="0" w:line="240" w:lineRule="auto"/>
        <w:jc w:val="center"/>
        <w:textAlignment w:val="baseline"/>
        <w:rPr>
          <w:rFonts w:asciiTheme="majorBidi" w:eastAsia="Times New Roman" w:hAnsiTheme="majorBidi" w:cstheme="majorBidi"/>
          <w:color w:val="666666"/>
          <w:sz w:val="23"/>
          <w:szCs w:val="23"/>
        </w:rPr>
      </w:pPr>
      <w:r w:rsidRPr="00A5413B">
        <w:rPr>
          <w:rFonts w:asciiTheme="majorBidi" w:eastAsia="Times New Roman" w:hAnsiTheme="majorBidi" w:cstheme="majorBidi"/>
          <w:noProof/>
          <w:color w:val="666666"/>
          <w:sz w:val="23"/>
          <w:szCs w:val="23"/>
        </w:rPr>
        <w:drawing>
          <wp:inline distT="0" distB="0" distL="0" distR="0">
            <wp:extent cx="6302772" cy="3486738"/>
            <wp:effectExtent l="0" t="0" r="3175" b="0"/>
            <wp:docPr id="14" name="Picture 14" descr="http://jalammar.github.io/images/t/transformer_attention_heads_weight_matrix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alammar.github.io/images/t/transformer_attention_heads_weight_matrix_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5097" cy="3493556"/>
                    </a:xfrm>
                    <a:prstGeom prst="rect">
                      <a:avLst/>
                    </a:prstGeom>
                    <a:noFill/>
                    <a:ln>
                      <a:noFill/>
                    </a:ln>
                  </pic:spPr>
                </pic:pic>
              </a:graphicData>
            </a:graphic>
          </wp:inline>
        </w:drawing>
      </w:r>
    </w:p>
    <w:p w:rsidR="00615F15" w:rsidRPr="00A5413B" w:rsidRDefault="00615F15" w:rsidP="00566A43">
      <w:pPr>
        <w:spacing w:before="225" w:after="225" w:line="240" w:lineRule="auto"/>
        <w:textAlignment w:val="baseline"/>
        <w:rPr>
          <w:rFonts w:asciiTheme="majorBidi" w:eastAsia="Times New Roman" w:hAnsiTheme="majorBidi" w:cstheme="majorBidi"/>
          <w:sz w:val="28"/>
          <w:szCs w:val="28"/>
        </w:rPr>
      </w:pPr>
      <w:r w:rsidRPr="00A5413B">
        <w:rPr>
          <w:rFonts w:asciiTheme="majorBidi" w:eastAsia="Times New Roman" w:hAnsiTheme="majorBidi" w:cstheme="majorBidi"/>
          <w:sz w:val="28"/>
          <w:szCs w:val="28"/>
        </w:rPr>
        <w:lastRenderedPageBreak/>
        <w:t>That’s pretty much all there is to multi-headed self-attention. It’s quite a handful of matrices, put them all in one visual so we can look at them in one place</w:t>
      </w:r>
    </w:p>
    <w:p w:rsidR="00615F15" w:rsidRPr="00A5413B" w:rsidRDefault="00615F15" w:rsidP="00615F15">
      <w:pPr>
        <w:spacing w:after="0" w:line="240" w:lineRule="auto"/>
        <w:jc w:val="center"/>
        <w:textAlignment w:val="baseline"/>
        <w:rPr>
          <w:rFonts w:asciiTheme="majorBidi" w:eastAsia="Times New Roman" w:hAnsiTheme="majorBidi" w:cstheme="majorBidi"/>
          <w:color w:val="666666"/>
          <w:sz w:val="23"/>
          <w:szCs w:val="23"/>
        </w:rPr>
      </w:pPr>
      <w:r w:rsidRPr="00A5413B">
        <w:rPr>
          <w:rFonts w:asciiTheme="majorBidi" w:eastAsia="Times New Roman" w:hAnsiTheme="majorBidi" w:cstheme="majorBidi"/>
          <w:noProof/>
          <w:color w:val="666666"/>
          <w:sz w:val="23"/>
          <w:szCs w:val="23"/>
        </w:rPr>
        <w:drawing>
          <wp:inline distT="0" distB="0" distL="0" distR="0">
            <wp:extent cx="6210185" cy="3477012"/>
            <wp:effectExtent l="0" t="0" r="635" b="9525"/>
            <wp:docPr id="13" name="Picture 13" descr="http://jalammar.github.io/images/t/transformer_multi-headed_self-attention-re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alammar.github.io/images/t/transformer_multi-headed_self-attention-rec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0522" cy="3482800"/>
                    </a:xfrm>
                    <a:prstGeom prst="rect">
                      <a:avLst/>
                    </a:prstGeom>
                    <a:noFill/>
                    <a:ln>
                      <a:noFill/>
                    </a:ln>
                  </pic:spPr>
                </pic:pic>
              </a:graphicData>
            </a:graphic>
          </wp:inline>
        </w:drawing>
      </w:r>
    </w:p>
    <w:p w:rsidR="000137E7" w:rsidRDefault="000137E7" w:rsidP="000137E7">
      <w:pPr>
        <w:rPr>
          <w:rStyle w:val="fontstyle01"/>
        </w:rPr>
      </w:pPr>
    </w:p>
    <w:p w:rsidR="007550B0" w:rsidRDefault="000137E7" w:rsidP="000137E7">
      <w:pPr>
        <w:rPr>
          <w:rStyle w:val="fontstyle21"/>
          <w:sz w:val="28"/>
          <w:szCs w:val="28"/>
        </w:rPr>
      </w:pPr>
      <w:r w:rsidRPr="000137E7">
        <w:rPr>
          <w:rStyle w:val="fontstyle01"/>
          <w:b/>
          <w:bCs/>
          <w:sz w:val="36"/>
          <w:szCs w:val="36"/>
        </w:rPr>
        <w:t>Why Self-Attention</w:t>
      </w:r>
      <w:r>
        <w:rPr>
          <w:rFonts w:ascii="NimbusRomNo9L-Medi" w:hAnsi="NimbusRomNo9L-Medi"/>
          <w:b/>
          <w:bCs/>
          <w:color w:val="000000"/>
        </w:rPr>
        <w:br/>
      </w:r>
      <w:r w:rsidRPr="000137E7">
        <w:rPr>
          <w:rStyle w:val="fontstyle21"/>
          <w:sz w:val="28"/>
          <w:szCs w:val="28"/>
        </w:rPr>
        <w:t>In this section we compare various aspects of self-attention layers to the recurrent and convolutional layers commonly used for mapping one variable-length sequence of symbol representations</w:t>
      </w:r>
      <w:r>
        <w:rPr>
          <w:rFonts w:ascii="NimbusRomNo9L-Regu" w:hAnsi="NimbusRomNo9L-Regu"/>
          <w:color w:val="000000"/>
          <w:sz w:val="28"/>
          <w:szCs w:val="28"/>
        </w:rPr>
        <w:t xml:space="preserve"> </w:t>
      </w:r>
      <w:r w:rsidRPr="000137E7">
        <w:rPr>
          <w:rStyle w:val="fontstyle31"/>
          <w:sz w:val="28"/>
          <w:szCs w:val="28"/>
        </w:rPr>
        <w:t>(</w:t>
      </w:r>
      <w:r w:rsidRPr="000137E7">
        <w:rPr>
          <w:rStyle w:val="fontstyle41"/>
          <w:sz w:val="28"/>
          <w:szCs w:val="28"/>
        </w:rPr>
        <w:t>x</w:t>
      </w:r>
      <w:r w:rsidRPr="000137E7">
        <w:rPr>
          <w:rStyle w:val="fontstyle51"/>
          <w:sz w:val="28"/>
          <w:szCs w:val="28"/>
        </w:rPr>
        <w:t>1</w:t>
      </w:r>
      <w:r w:rsidRPr="000137E7">
        <w:rPr>
          <w:rStyle w:val="fontstyle41"/>
          <w:sz w:val="28"/>
          <w:szCs w:val="28"/>
        </w:rPr>
        <w:t xml:space="preserve">; :::; </w:t>
      </w:r>
      <w:proofErr w:type="spellStart"/>
      <w:r w:rsidRPr="000137E7">
        <w:rPr>
          <w:rStyle w:val="fontstyle41"/>
          <w:sz w:val="28"/>
          <w:szCs w:val="28"/>
        </w:rPr>
        <w:t>x</w:t>
      </w:r>
      <w:r w:rsidRPr="000137E7">
        <w:rPr>
          <w:rStyle w:val="fontstyle61"/>
          <w:sz w:val="28"/>
          <w:szCs w:val="28"/>
        </w:rPr>
        <w:t>n</w:t>
      </w:r>
      <w:proofErr w:type="spellEnd"/>
      <w:r w:rsidRPr="000137E7">
        <w:rPr>
          <w:rStyle w:val="fontstyle31"/>
          <w:sz w:val="28"/>
          <w:szCs w:val="28"/>
        </w:rPr>
        <w:t xml:space="preserve">) </w:t>
      </w:r>
      <w:r w:rsidRPr="000137E7">
        <w:rPr>
          <w:rStyle w:val="fontstyle21"/>
          <w:sz w:val="28"/>
          <w:szCs w:val="28"/>
        </w:rPr>
        <w:t xml:space="preserve">to another sequence of equal length </w:t>
      </w:r>
      <w:r w:rsidRPr="000137E7">
        <w:rPr>
          <w:rStyle w:val="fontstyle31"/>
          <w:sz w:val="28"/>
          <w:szCs w:val="28"/>
        </w:rPr>
        <w:t>(</w:t>
      </w:r>
      <w:r w:rsidRPr="000137E7">
        <w:rPr>
          <w:rStyle w:val="fontstyle41"/>
          <w:sz w:val="28"/>
          <w:szCs w:val="28"/>
        </w:rPr>
        <w:t>z</w:t>
      </w:r>
      <w:r w:rsidRPr="000137E7">
        <w:rPr>
          <w:rStyle w:val="fontstyle51"/>
          <w:sz w:val="28"/>
          <w:szCs w:val="28"/>
        </w:rPr>
        <w:t>1</w:t>
      </w:r>
      <w:r w:rsidRPr="000137E7">
        <w:rPr>
          <w:rStyle w:val="fontstyle41"/>
          <w:sz w:val="28"/>
          <w:szCs w:val="28"/>
        </w:rPr>
        <w:t xml:space="preserve">; :::; </w:t>
      </w:r>
      <w:proofErr w:type="spellStart"/>
      <w:r w:rsidRPr="000137E7">
        <w:rPr>
          <w:rStyle w:val="fontstyle41"/>
          <w:sz w:val="28"/>
          <w:szCs w:val="28"/>
        </w:rPr>
        <w:t>z</w:t>
      </w:r>
      <w:r w:rsidRPr="000137E7">
        <w:rPr>
          <w:rStyle w:val="fontstyle61"/>
          <w:sz w:val="28"/>
          <w:szCs w:val="28"/>
        </w:rPr>
        <w:t>n</w:t>
      </w:r>
      <w:proofErr w:type="spellEnd"/>
      <w:r w:rsidRPr="000137E7">
        <w:rPr>
          <w:rStyle w:val="fontstyle31"/>
          <w:sz w:val="28"/>
          <w:szCs w:val="28"/>
        </w:rPr>
        <w:t>)</w:t>
      </w:r>
      <w:r w:rsidRPr="000137E7">
        <w:rPr>
          <w:rStyle w:val="fontstyle21"/>
          <w:sz w:val="28"/>
          <w:szCs w:val="28"/>
        </w:rPr>
        <w:t xml:space="preserve">, with </w:t>
      </w:r>
      <w:r w:rsidRPr="000137E7">
        <w:rPr>
          <w:rStyle w:val="fontstyle41"/>
          <w:sz w:val="28"/>
          <w:szCs w:val="28"/>
        </w:rPr>
        <w:t>x</w:t>
      </w:r>
      <w:r w:rsidRPr="000137E7">
        <w:rPr>
          <w:rStyle w:val="fontstyle61"/>
          <w:sz w:val="28"/>
          <w:szCs w:val="28"/>
        </w:rPr>
        <w:t>i</w:t>
      </w:r>
      <w:r w:rsidRPr="000137E7">
        <w:rPr>
          <w:rStyle w:val="fontstyle41"/>
          <w:sz w:val="28"/>
          <w:szCs w:val="28"/>
        </w:rPr>
        <w:t xml:space="preserve">; </w:t>
      </w:r>
      <w:proofErr w:type="spellStart"/>
      <w:r w:rsidRPr="000137E7">
        <w:rPr>
          <w:rStyle w:val="fontstyle41"/>
          <w:sz w:val="28"/>
          <w:szCs w:val="28"/>
        </w:rPr>
        <w:t>z</w:t>
      </w:r>
      <w:r w:rsidRPr="000137E7">
        <w:rPr>
          <w:rStyle w:val="fontstyle61"/>
          <w:sz w:val="28"/>
          <w:szCs w:val="28"/>
        </w:rPr>
        <w:t>i</w:t>
      </w:r>
      <w:proofErr w:type="spellEnd"/>
      <w:r w:rsidRPr="000137E7">
        <w:rPr>
          <w:rStyle w:val="fontstyle61"/>
          <w:sz w:val="28"/>
          <w:szCs w:val="28"/>
        </w:rPr>
        <w:t xml:space="preserve"> </w:t>
      </w:r>
      <w:r w:rsidRPr="000137E7">
        <w:rPr>
          <w:rStyle w:val="fontstyle71"/>
          <w:sz w:val="28"/>
          <w:szCs w:val="28"/>
        </w:rPr>
        <w:t xml:space="preserve">2 </w:t>
      </w:r>
      <w:r w:rsidRPr="000137E7">
        <w:rPr>
          <w:rStyle w:val="fontstyle81"/>
          <w:sz w:val="28"/>
          <w:szCs w:val="28"/>
        </w:rPr>
        <w:t>R</w:t>
      </w:r>
      <w:r w:rsidRPr="000137E7">
        <w:rPr>
          <w:rStyle w:val="fontstyle61"/>
          <w:sz w:val="28"/>
          <w:szCs w:val="28"/>
        </w:rPr>
        <w:t>d</w:t>
      </w:r>
      <w:r w:rsidRPr="000137E7">
        <w:rPr>
          <w:rStyle w:val="fontstyle21"/>
          <w:sz w:val="28"/>
          <w:szCs w:val="28"/>
        </w:rPr>
        <w:t>, such as a hidden</w:t>
      </w:r>
      <w:r>
        <w:rPr>
          <w:rFonts w:ascii="NimbusRomNo9L-Regu" w:hAnsi="NimbusRomNo9L-Regu"/>
          <w:color w:val="000000"/>
          <w:sz w:val="28"/>
          <w:szCs w:val="28"/>
        </w:rPr>
        <w:t xml:space="preserve"> </w:t>
      </w:r>
      <w:r w:rsidRPr="000137E7">
        <w:rPr>
          <w:rStyle w:val="fontstyle21"/>
          <w:sz w:val="28"/>
          <w:szCs w:val="28"/>
        </w:rPr>
        <w:t>layer in a typical sequence transduction encoder or decoder. Motivating our use of self-</w:t>
      </w:r>
      <w:proofErr w:type="gramStart"/>
      <w:r w:rsidRPr="000137E7">
        <w:rPr>
          <w:rStyle w:val="fontstyle21"/>
          <w:sz w:val="28"/>
          <w:szCs w:val="28"/>
        </w:rPr>
        <w:t>attention</w:t>
      </w:r>
      <w:proofErr w:type="gramEnd"/>
      <w:r w:rsidRPr="000137E7">
        <w:rPr>
          <w:rStyle w:val="fontstyle21"/>
          <w:sz w:val="28"/>
          <w:szCs w:val="28"/>
        </w:rPr>
        <w:t xml:space="preserve"> we</w:t>
      </w:r>
      <w:r>
        <w:rPr>
          <w:rFonts w:ascii="NimbusRomNo9L-Regu" w:hAnsi="NimbusRomNo9L-Regu"/>
          <w:color w:val="000000"/>
          <w:sz w:val="28"/>
          <w:szCs w:val="28"/>
        </w:rPr>
        <w:t xml:space="preserve"> </w:t>
      </w:r>
      <w:r w:rsidRPr="000137E7">
        <w:rPr>
          <w:rStyle w:val="fontstyle21"/>
          <w:sz w:val="28"/>
          <w:szCs w:val="28"/>
        </w:rPr>
        <w:t>consider three desiderata.</w:t>
      </w:r>
      <w:r>
        <w:rPr>
          <w:rFonts w:ascii="NimbusRomNo9L-Regu" w:hAnsi="NimbusRomNo9L-Regu"/>
          <w:color w:val="000000"/>
          <w:sz w:val="28"/>
          <w:szCs w:val="28"/>
        </w:rPr>
        <w:t xml:space="preserve"> </w:t>
      </w:r>
      <w:r w:rsidRPr="000137E7">
        <w:rPr>
          <w:rStyle w:val="fontstyle21"/>
          <w:sz w:val="28"/>
          <w:szCs w:val="28"/>
        </w:rPr>
        <w:t>One is the total computational complexity per layer. Another is the amount of computation that can</w:t>
      </w:r>
      <w:r>
        <w:rPr>
          <w:rFonts w:ascii="NimbusRomNo9L-Regu" w:hAnsi="NimbusRomNo9L-Regu"/>
          <w:color w:val="000000"/>
          <w:sz w:val="28"/>
          <w:szCs w:val="28"/>
        </w:rPr>
        <w:t xml:space="preserve"> </w:t>
      </w:r>
      <w:r w:rsidRPr="000137E7">
        <w:rPr>
          <w:rStyle w:val="fontstyle21"/>
          <w:sz w:val="28"/>
          <w:szCs w:val="28"/>
        </w:rPr>
        <w:t>be parallelized, as measured by the minimum number of sequential operations required.</w:t>
      </w:r>
      <w:r>
        <w:rPr>
          <w:rFonts w:ascii="NimbusRomNo9L-Regu" w:hAnsi="NimbusRomNo9L-Regu"/>
          <w:color w:val="000000"/>
          <w:sz w:val="28"/>
          <w:szCs w:val="28"/>
        </w:rPr>
        <w:t xml:space="preserve"> </w:t>
      </w:r>
      <w:r w:rsidRPr="000137E7">
        <w:rPr>
          <w:rStyle w:val="fontstyle21"/>
          <w:sz w:val="28"/>
          <w:szCs w:val="28"/>
        </w:rPr>
        <w:t>The third is the path length between long-range dependencies in the network. Learning long-range</w:t>
      </w:r>
      <w:r>
        <w:rPr>
          <w:rFonts w:ascii="NimbusRomNo9L-Regu" w:hAnsi="NimbusRomNo9L-Regu"/>
          <w:color w:val="000000"/>
          <w:sz w:val="28"/>
          <w:szCs w:val="28"/>
        </w:rPr>
        <w:t xml:space="preserve"> </w:t>
      </w:r>
      <w:r w:rsidRPr="000137E7">
        <w:rPr>
          <w:rStyle w:val="fontstyle21"/>
          <w:sz w:val="28"/>
          <w:szCs w:val="28"/>
        </w:rPr>
        <w:t>dependencies is a key challenge in many sequence transduction tasks. One key factor affecting the</w:t>
      </w:r>
      <w:r>
        <w:rPr>
          <w:rFonts w:ascii="NimbusRomNo9L-Regu" w:hAnsi="NimbusRomNo9L-Regu"/>
          <w:color w:val="000000"/>
          <w:sz w:val="28"/>
          <w:szCs w:val="28"/>
        </w:rPr>
        <w:t xml:space="preserve"> </w:t>
      </w:r>
      <w:r w:rsidRPr="000137E7">
        <w:rPr>
          <w:rStyle w:val="fontstyle21"/>
          <w:sz w:val="28"/>
          <w:szCs w:val="28"/>
        </w:rPr>
        <w:t>ability to learn such dependencies is the length of the paths forward and backward signals have to</w:t>
      </w:r>
      <w:r>
        <w:rPr>
          <w:rFonts w:ascii="NimbusRomNo9L-Regu" w:hAnsi="NimbusRomNo9L-Regu"/>
          <w:color w:val="000000"/>
          <w:sz w:val="28"/>
          <w:szCs w:val="28"/>
        </w:rPr>
        <w:t xml:space="preserve"> </w:t>
      </w:r>
      <w:r w:rsidRPr="000137E7">
        <w:rPr>
          <w:rStyle w:val="fontstyle21"/>
          <w:sz w:val="28"/>
          <w:szCs w:val="28"/>
        </w:rPr>
        <w:t>traverse in the network. The shorter these p</w:t>
      </w:r>
      <w:r>
        <w:rPr>
          <w:rStyle w:val="fontstyle21"/>
          <w:sz w:val="28"/>
          <w:szCs w:val="28"/>
        </w:rPr>
        <w:t xml:space="preserve">aths between any combination of </w:t>
      </w:r>
      <w:r w:rsidRPr="000137E7">
        <w:rPr>
          <w:rStyle w:val="fontstyle21"/>
          <w:sz w:val="28"/>
          <w:szCs w:val="28"/>
        </w:rPr>
        <w:t>positions in the input</w:t>
      </w:r>
      <w:r>
        <w:rPr>
          <w:rFonts w:ascii="NimbusRomNo9L-Regu" w:hAnsi="NimbusRomNo9L-Regu"/>
          <w:color w:val="000000"/>
          <w:sz w:val="28"/>
          <w:szCs w:val="28"/>
        </w:rPr>
        <w:t xml:space="preserve"> </w:t>
      </w:r>
      <w:r w:rsidRPr="000137E7">
        <w:rPr>
          <w:rStyle w:val="fontstyle21"/>
          <w:sz w:val="28"/>
          <w:szCs w:val="28"/>
        </w:rPr>
        <w:t>and output sequences, the easier it is to l</w:t>
      </w:r>
      <w:r>
        <w:rPr>
          <w:rStyle w:val="fontstyle21"/>
          <w:sz w:val="28"/>
          <w:szCs w:val="28"/>
        </w:rPr>
        <w:t xml:space="preserve">earn long-range </w:t>
      </w:r>
      <w:proofErr w:type="gramStart"/>
      <w:r>
        <w:rPr>
          <w:rStyle w:val="fontstyle21"/>
          <w:sz w:val="28"/>
          <w:szCs w:val="28"/>
        </w:rPr>
        <w:t xml:space="preserve">dependencies </w:t>
      </w:r>
      <w:r w:rsidRPr="000137E7">
        <w:rPr>
          <w:rStyle w:val="fontstyle21"/>
          <w:sz w:val="28"/>
          <w:szCs w:val="28"/>
        </w:rPr>
        <w:t>.</w:t>
      </w:r>
      <w:proofErr w:type="gramEnd"/>
      <w:r w:rsidRPr="000137E7">
        <w:rPr>
          <w:rStyle w:val="fontstyle21"/>
          <w:sz w:val="28"/>
          <w:szCs w:val="28"/>
        </w:rPr>
        <w:t xml:space="preserve"> Hence we also compare</w:t>
      </w:r>
      <w:r>
        <w:rPr>
          <w:rFonts w:ascii="NimbusRomNo9L-Regu" w:hAnsi="NimbusRomNo9L-Regu"/>
          <w:color w:val="000000"/>
          <w:sz w:val="28"/>
          <w:szCs w:val="28"/>
        </w:rPr>
        <w:t xml:space="preserve"> </w:t>
      </w:r>
      <w:r w:rsidRPr="000137E7">
        <w:rPr>
          <w:rStyle w:val="fontstyle21"/>
          <w:sz w:val="28"/>
          <w:szCs w:val="28"/>
        </w:rPr>
        <w:t>the maximum path length between any two input and output positions in networks composed of the</w:t>
      </w:r>
      <w:r w:rsidRPr="000137E7">
        <w:rPr>
          <w:rFonts w:ascii="NimbusRomNo9L-Regu" w:hAnsi="NimbusRomNo9L-Regu"/>
          <w:color w:val="000000"/>
          <w:sz w:val="28"/>
          <w:szCs w:val="28"/>
        </w:rPr>
        <w:br/>
      </w:r>
      <w:r w:rsidRPr="000137E7">
        <w:rPr>
          <w:rStyle w:val="fontstyle21"/>
          <w:sz w:val="28"/>
          <w:szCs w:val="28"/>
        </w:rPr>
        <w:t>different layer types.</w:t>
      </w:r>
      <w:r w:rsidRPr="000137E7">
        <w:rPr>
          <w:rFonts w:ascii="NimbusRomNo9L-Regu" w:hAnsi="NimbusRomNo9L-Regu"/>
          <w:color w:val="000000"/>
          <w:sz w:val="28"/>
          <w:szCs w:val="28"/>
        </w:rPr>
        <w:br/>
      </w:r>
      <w:r w:rsidRPr="000137E7">
        <w:rPr>
          <w:rStyle w:val="fontstyle21"/>
          <w:sz w:val="28"/>
          <w:szCs w:val="28"/>
        </w:rPr>
        <w:lastRenderedPageBreak/>
        <w:t>As noted in Table 1, a self-attention layer connects all positions with a constant number of sequentially</w:t>
      </w:r>
      <w:r>
        <w:rPr>
          <w:rFonts w:ascii="NimbusRomNo9L-Regu" w:hAnsi="NimbusRomNo9L-Regu"/>
          <w:color w:val="000000"/>
          <w:sz w:val="28"/>
          <w:szCs w:val="28"/>
        </w:rPr>
        <w:t xml:space="preserve"> </w:t>
      </w:r>
      <w:r w:rsidRPr="000137E7">
        <w:rPr>
          <w:rStyle w:val="fontstyle21"/>
          <w:sz w:val="28"/>
          <w:szCs w:val="28"/>
        </w:rPr>
        <w:t xml:space="preserve">executed operations, whereas a recurrent layer requires </w:t>
      </w:r>
      <w:r w:rsidRPr="000137E7">
        <w:rPr>
          <w:rStyle w:val="fontstyle41"/>
          <w:sz w:val="28"/>
          <w:szCs w:val="28"/>
        </w:rPr>
        <w:t>O</w:t>
      </w:r>
      <w:r w:rsidRPr="000137E7">
        <w:rPr>
          <w:rStyle w:val="fontstyle31"/>
          <w:sz w:val="28"/>
          <w:szCs w:val="28"/>
        </w:rPr>
        <w:t>(</w:t>
      </w:r>
      <w:r w:rsidRPr="000137E7">
        <w:rPr>
          <w:rStyle w:val="fontstyle41"/>
          <w:sz w:val="28"/>
          <w:szCs w:val="28"/>
        </w:rPr>
        <w:t>n</w:t>
      </w:r>
      <w:r w:rsidRPr="000137E7">
        <w:rPr>
          <w:rStyle w:val="fontstyle31"/>
          <w:sz w:val="28"/>
          <w:szCs w:val="28"/>
        </w:rPr>
        <w:t xml:space="preserve">) </w:t>
      </w:r>
      <w:r w:rsidRPr="000137E7">
        <w:rPr>
          <w:rStyle w:val="fontstyle21"/>
          <w:sz w:val="28"/>
          <w:szCs w:val="28"/>
        </w:rPr>
        <w:t>sequential operations. In terms of</w:t>
      </w:r>
      <w:r>
        <w:rPr>
          <w:rFonts w:ascii="NimbusRomNo9L-Regu" w:hAnsi="NimbusRomNo9L-Regu"/>
          <w:color w:val="000000"/>
          <w:sz w:val="28"/>
          <w:szCs w:val="28"/>
        </w:rPr>
        <w:t xml:space="preserve"> </w:t>
      </w:r>
      <w:r w:rsidRPr="000137E7">
        <w:rPr>
          <w:rStyle w:val="fontstyle21"/>
          <w:sz w:val="28"/>
          <w:szCs w:val="28"/>
        </w:rPr>
        <w:t>computational complexity, self-attention layers are faster than recurrent layers when the sequence</w:t>
      </w:r>
      <w:r w:rsidRPr="000137E7">
        <w:rPr>
          <w:rFonts w:ascii="NimbusRomNo9L-Regu" w:hAnsi="NimbusRomNo9L-Regu"/>
          <w:color w:val="000000"/>
          <w:sz w:val="28"/>
          <w:szCs w:val="28"/>
        </w:rPr>
        <w:br/>
      </w:r>
      <w:r w:rsidRPr="000137E7">
        <w:rPr>
          <w:rStyle w:val="fontstyle21"/>
          <w:sz w:val="28"/>
          <w:szCs w:val="28"/>
        </w:rPr>
        <w:t xml:space="preserve">length </w:t>
      </w:r>
      <w:r w:rsidRPr="000137E7">
        <w:rPr>
          <w:rStyle w:val="fontstyle41"/>
          <w:sz w:val="28"/>
          <w:szCs w:val="28"/>
        </w:rPr>
        <w:t xml:space="preserve">n </w:t>
      </w:r>
      <w:r w:rsidRPr="000137E7">
        <w:rPr>
          <w:rStyle w:val="fontstyle21"/>
          <w:sz w:val="28"/>
          <w:szCs w:val="28"/>
        </w:rPr>
        <w:t xml:space="preserve">is smaller than the representation dimensionality </w:t>
      </w:r>
      <w:r w:rsidRPr="000137E7">
        <w:rPr>
          <w:rStyle w:val="fontstyle41"/>
          <w:sz w:val="28"/>
          <w:szCs w:val="28"/>
        </w:rPr>
        <w:t>d</w:t>
      </w:r>
      <w:r w:rsidRPr="000137E7">
        <w:rPr>
          <w:rStyle w:val="fontstyle21"/>
          <w:sz w:val="28"/>
          <w:szCs w:val="28"/>
        </w:rPr>
        <w:t>, which is most often the case with</w:t>
      </w:r>
      <w:r>
        <w:rPr>
          <w:rFonts w:ascii="NimbusRomNo9L-Regu" w:hAnsi="NimbusRomNo9L-Regu"/>
          <w:color w:val="000000"/>
          <w:sz w:val="28"/>
          <w:szCs w:val="28"/>
        </w:rPr>
        <w:t xml:space="preserve"> </w:t>
      </w:r>
      <w:r w:rsidRPr="000137E7">
        <w:rPr>
          <w:rStyle w:val="fontstyle21"/>
          <w:sz w:val="28"/>
          <w:szCs w:val="28"/>
        </w:rPr>
        <w:t>sentence representations used by state-of-the-art models in machine translations, such as word-piece</w:t>
      </w:r>
      <w:r>
        <w:rPr>
          <w:rFonts w:ascii="NimbusRomNo9L-Regu" w:hAnsi="NimbusRomNo9L-Regu"/>
          <w:color w:val="000000"/>
          <w:sz w:val="28"/>
          <w:szCs w:val="28"/>
        </w:rPr>
        <w:t xml:space="preserve"> </w:t>
      </w:r>
      <w:r>
        <w:rPr>
          <w:rStyle w:val="fontstyle21"/>
          <w:sz w:val="28"/>
          <w:szCs w:val="28"/>
        </w:rPr>
        <w:t xml:space="preserve"> and byte-pair </w:t>
      </w:r>
      <w:r w:rsidRPr="000137E7">
        <w:rPr>
          <w:rStyle w:val="fontstyle21"/>
          <w:sz w:val="28"/>
          <w:szCs w:val="28"/>
        </w:rPr>
        <w:t xml:space="preserve"> representations. To improve computational performance for tasks involving</w:t>
      </w:r>
      <w:r w:rsidRPr="000137E7">
        <w:rPr>
          <w:rFonts w:ascii="NimbusRomNo9L-Regu" w:hAnsi="NimbusRomNo9L-Regu"/>
          <w:color w:val="000000"/>
          <w:sz w:val="28"/>
          <w:szCs w:val="28"/>
        </w:rPr>
        <w:br/>
      </w:r>
      <w:r w:rsidRPr="000137E7">
        <w:rPr>
          <w:rStyle w:val="fontstyle21"/>
          <w:sz w:val="28"/>
          <w:szCs w:val="28"/>
        </w:rPr>
        <w:t xml:space="preserve">very long sequences, self-attention could be restricted to considering only a neighborhood of size </w:t>
      </w:r>
      <w:r w:rsidRPr="000137E7">
        <w:rPr>
          <w:rStyle w:val="fontstyle41"/>
          <w:sz w:val="28"/>
          <w:szCs w:val="28"/>
        </w:rPr>
        <w:t xml:space="preserve">r </w:t>
      </w:r>
      <w:r w:rsidRPr="000137E7">
        <w:rPr>
          <w:rStyle w:val="fontstyle21"/>
          <w:sz w:val="28"/>
          <w:szCs w:val="28"/>
        </w:rPr>
        <w:t>in</w:t>
      </w:r>
      <w:r>
        <w:rPr>
          <w:rFonts w:ascii="NimbusRomNo9L-Regu" w:hAnsi="NimbusRomNo9L-Regu"/>
          <w:color w:val="000000"/>
          <w:sz w:val="28"/>
          <w:szCs w:val="28"/>
        </w:rPr>
        <w:t xml:space="preserve"> </w:t>
      </w:r>
      <w:r w:rsidRPr="000137E7">
        <w:rPr>
          <w:rStyle w:val="fontstyle21"/>
          <w:sz w:val="28"/>
          <w:szCs w:val="28"/>
        </w:rPr>
        <w:t>6</w:t>
      </w:r>
      <w:r>
        <w:rPr>
          <w:sz w:val="28"/>
          <w:szCs w:val="28"/>
        </w:rPr>
        <w:t xml:space="preserve"> </w:t>
      </w:r>
      <w:r w:rsidRPr="000137E7">
        <w:rPr>
          <w:rStyle w:val="fontstyle21"/>
          <w:sz w:val="28"/>
          <w:szCs w:val="28"/>
        </w:rPr>
        <w:t>the input sequence centered around the respective output position. This would increase the maximum</w:t>
      </w:r>
      <w:r w:rsidRPr="000137E7">
        <w:rPr>
          <w:rFonts w:ascii="NimbusRomNo9L-Regu" w:hAnsi="NimbusRomNo9L-Regu"/>
          <w:color w:val="000000"/>
          <w:sz w:val="28"/>
          <w:szCs w:val="28"/>
        </w:rPr>
        <w:br/>
      </w:r>
      <w:r w:rsidRPr="000137E7">
        <w:rPr>
          <w:rStyle w:val="fontstyle21"/>
          <w:sz w:val="28"/>
          <w:szCs w:val="28"/>
        </w:rPr>
        <w:t xml:space="preserve">path length to </w:t>
      </w:r>
      <w:r w:rsidRPr="000137E7">
        <w:rPr>
          <w:rStyle w:val="fontstyle41"/>
          <w:sz w:val="28"/>
          <w:szCs w:val="28"/>
        </w:rPr>
        <w:t>O</w:t>
      </w:r>
      <w:r w:rsidRPr="000137E7">
        <w:rPr>
          <w:rStyle w:val="fontstyle31"/>
          <w:sz w:val="28"/>
          <w:szCs w:val="28"/>
        </w:rPr>
        <w:t>(</w:t>
      </w:r>
      <w:r w:rsidRPr="000137E7">
        <w:rPr>
          <w:rStyle w:val="fontstyle41"/>
          <w:sz w:val="28"/>
          <w:szCs w:val="28"/>
        </w:rPr>
        <w:t>n=r</w:t>
      </w:r>
      <w:r w:rsidRPr="000137E7">
        <w:rPr>
          <w:rStyle w:val="fontstyle31"/>
          <w:sz w:val="28"/>
          <w:szCs w:val="28"/>
        </w:rPr>
        <w:t>)</w:t>
      </w:r>
      <w:r w:rsidRPr="000137E7">
        <w:rPr>
          <w:rStyle w:val="fontstyle21"/>
          <w:sz w:val="28"/>
          <w:szCs w:val="28"/>
        </w:rPr>
        <w:t>. We plan to investigate this approach further in future work.</w:t>
      </w:r>
      <w:r w:rsidRPr="000137E7">
        <w:rPr>
          <w:rFonts w:ascii="NimbusRomNo9L-Regu" w:hAnsi="NimbusRomNo9L-Regu"/>
          <w:color w:val="000000"/>
          <w:sz w:val="28"/>
          <w:szCs w:val="28"/>
        </w:rPr>
        <w:br/>
      </w:r>
      <w:r w:rsidRPr="000137E7">
        <w:rPr>
          <w:rStyle w:val="fontstyle21"/>
          <w:sz w:val="28"/>
          <w:szCs w:val="28"/>
        </w:rPr>
        <w:t xml:space="preserve">A single convolutional layer with kernel width </w:t>
      </w:r>
      <w:r w:rsidRPr="000137E7">
        <w:rPr>
          <w:rStyle w:val="fontstyle41"/>
          <w:sz w:val="28"/>
          <w:szCs w:val="28"/>
        </w:rPr>
        <w:t xml:space="preserve">k &lt; n </w:t>
      </w:r>
      <w:r>
        <w:rPr>
          <w:rStyle w:val="fontstyle21"/>
          <w:sz w:val="28"/>
          <w:szCs w:val="28"/>
        </w:rPr>
        <w:t xml:space="preserve">does not connect all pairs of </w:t>
      </w:r>
      <w:r w:rsidRPr="000137E7">
        <w:rPr>
          <w:rStyle w:val="fontstyle21"/>
          <w:sz w:val="28"/>
          <w:szCs w:val="28"/>
        </w:rPr>
        <w:t>input and output</w:t>
      </w:r>
      <w:r>
        <w:rPr>
          <w:rFonts w:ascii="NimbusRomNo9L-Regu" w:hAnsi="NimbusRomNo9L-Regu"/>
          <w:color w:val="000000"/>
          <w:sz w:val="28"/>
          <w:szCs w:val="28"/>
        </w:rPr>
        <w:t xml:space="preserve"> </w:t>
      </w:r>
      <w:r w:rsidRPr="000137E7">
        <w:rPr>
          <w:rStyle w:val="fontstyle21"/>
          <w:sz w:val="28"/>
          <w:szCs w:val="28"/>
        </w:rPr>
        <w:t xml:space="preserve">positions. Doing so requires a stack of </w:t>
      </w:r>
      <w:r w:rsidRPr="000137E7">
        <w:rPr>
          <w:rStyle w:val="fontstyle41"/>
          <w:sz w:val="28"/>
          <w:szCs w:val="28"/>
        </w:rPr>
        <w:t>O</w:t>
      </w:r>
      <w:r w:rsidRPr="000137E7">
        <w:rPr>
          <w:rStyle w:val="fontstyle31"/>
          <w:sz w:val="28"/>
          <w:szCs w:val="28"/>
        </w:rPr>
        <w:t>(</w:t>
      </w:r>
      <w:r w:rsidRPr="000137E7">
        <w:rPr>
          <w:rStyle w:val="fontstyle41"/>
          <w:sz w:val="28"/>
          <w:szCs w:val="28"/>
        </w:rPr>
        <w:t>n=k</w:t>
      </w:r>
      <w:r w:rsidRPr="000137E7">
        <w:rPr>
          <w:rStyle w:val="fontstyle31"/>
          <w:sz w:val="28"/>
          <w:szCs w:val="28"/>
        </w:rPr>
        <w:t xml:space="preserve">) </w:t>
      </w:r>
      <w:r w:rsidRPr="000137E7">
        <w:rPr>
          <w:rStyle w:val="fontstyle21"/>
          <w:sz w:val="28"/>
          <w:szCs w:val="28"/>
        </w:rPr>
        <w:t>convolutional layers in the case of contiguous kernels,</w:t>
      </w:r>
      <w:r>
        <w:rPr>
          <w:rFonts w:ascii="NimbusRomNo9L-Regu" w:hAnsi="NimbusRomNo9L-Regu"/>
          <w:color w:val="000000"/>
          <w:sz w:val="28"/>
          <w:szCs w:val="28"/>
        </w:rPr>
        <w:t xml:space="preserve"> </w:t>
      </w:r>
      <w:r w:rsidRPr="000137E7">
        <w:rPr>
          <w:rStyle w:val="fontstyle21"/>
          <w:sz w:val="28"/>
          <w:szCs w:val="28"/>
        </w:rPr>
        <w:t xml:space="preserve">or </w:t>
      </w:r>
      <w:r w:rsidRPr="000137E7">
        <w:rPr>
          <w:rStyle w:val="fontstyle41"/>
          <w:sz w:val="28"/>
          <w:szCs w:val="28"/>
        </w:rPr>
        <w:t>O</w:t>
      </w:r>
      <w:r w:rsidRPr="000137E7">
        <w:rPr>
          <w:rStyle w:val="fontstyle31"/>
          <w:sz w:val="28"/>
          <w:szCs w:val="28"/>
        </w:rPr>
        <w:t>(</w:t>
      </w:r>
      <w:proofErr w:type="spellStart"/>
      <w:r w:rsidRPr="000137E7">
        <w:rPr>
          <w:rStyle w:val="fontstyle41"/>
          <w:sz w:val="28"/>
          <w:szCs w:val="28"/>
        </w:rPr>
        <w:t>log</w:t>
      </w:r>
      <w:r w:rsidRPr="000137E7">
        <w:rPr>
          <w:rStyle w:val="fontstyle61"/>
          <w:sz w:val="28"/>
          <w:szCs w:val="28"/>
        </w:rPr>
        <w:t>k</w:t>
      </w:r>
      <w:proofErr w:type="spellEnd"/>
      <w:r w:rsidRPr="000137E7">
        <w:rPr>
          <w:rStyle w:val="fontstyle31"/>
          <w:sz w:val="28"/>
          <w:szCs w:val="28"/>
        </w:rPr>
        <w:t>(</w:t>
      </w:r>
      <w:r w:rsidRPr="000137E7">
        <w:rPr>
          <w:rStyle w:val="fontstyle41"/>
          <w:sz w:val="28"/>
          <w:szCs w:val="28"/>
        </w:rPr>
        <w:t>n</w:t>
      </w:r>
      <w:r w:rsidRPr="000137E7">
        <w:rPr>
          <w:rStyle w:val="fontstyle31"/>
          <w:sz w:val="28"/>
          <w:szCs w:val="28"/>
        </w:rPr>
        <w:t xml:space="preserve">)) </w:t>
      </w:r>
      <w:r w:rsidRPr="000137E7">
        <w:rPr>
          <w:rStyle w:val="fontstyle21"/>
          <w:sz w:val="28"/>
          <w:szCs w:val="28"/>
        </w:rPr>
        <w:t>in the case of dilated convolutions [18], increasing the length of the longest paths</w:t>
      </w:r>
      <w:r w:rsidRPr="000137E7">
        <w:rPr>
          <w:rFonts w:ascii="NimbusRomNo9L-Regu" w:hAnsi="NimbusRomNo9L-Regu"/>
          <w:color w:val="000000"/>
          <w:sz w:val="28"/>
          <w:szCs w:val="28"/>
        </w:rPr>
        <w:br/>
      </w:r>
      <w:r w:rsidRPr="000137E7">
        <w:rPr>
          <w:rStyle w:val="fontstyle21"/>
          <w:sz w:val="28"/>
          <w:szCs w:val="28"/>
        </w:rPr>
        <w:t>between any two positions in the network. Convolutional layers are generally more expensive than</w:t>
      </w:r>
      <w:r>
        <w:rPr>
          <w:rFonts w:ascii="NimbusRomNo9L-Regu" w:hAnsi="NimbusRomNo9L-Regu"/>
          <w:color w:val="000000"/>
          <w:sz w:val="28"/>
          <w:szCs w:val="28"/>
        </w:rPr>
        <w:t xml:space="preserve"> </w:t>
      </w:r>
      <w:r w:rsidRPr="000137E7">
        <w:rPr>
          <w:rStyle w:val="fontstyle21"/>
          <w:sz w:val="28"/>
          <w:szCs w:val="28"/>
        </w:rPr>
        <w:t xml:space="preserve">recurrent layers, by a factor of </w:t>
      </w:r>
      <w:r w:rsidRPr="000137E7">
        <w:rPr>
          <w:rStyle w:val="fontstyle41"/>
          <w:sz w:val="28"/>
          <w:szCs w:val="28"/>
        </w:rPr>
        <w:t>k</w:t>
      </w:r>
      <w:r>
        <w:rPr>
          <w:rStyle w:val="fontstyle21"/>
          <w:sz w:val="28"/>
          <w:szCs w:val="28"/>
        </w:rPr>
        <w:t xml:space="preserve">. Separable convolutions, </w:t>
      </w:r>
      <w:r w:rsidRPr="000137E7">
        <w:rPr>
          <w:rStyle w:val="fontstyle21"/>
          <w:sz w:val="28"/>
          <w:szCs w:val="28"/>
        </w:rPr>
        <w:t>however, decrease the complexity</w:t>
      </w:r>
      <w:r>
        <w:rPr>
          <w:rFonts w:ascii="NimbusRomNo9L-Regu" w:hAnsi="NimbusRomNo9L-Regu"/>
          <w:color w:val="000000"/>
          <w:sz w:val="28"/>
          <w:szCs w:val="28"/>
        </w:rPr>
        <w:t xml:space="preserve"> </w:t>
      </w:r>
      <w:r w:rsidRPr="000137E7">
        <w:rPr>
          <w:rStyle w:val="fontstyle21"/>
          <w:sz w:val="28"/>
          <w:szCs w:val="28"/>
        </w:rPr>
        <w:t xml:space="preserve">considerably, to </w:t>
      </w:r>
      <w:proofErr w:type="gramStart"/>
      <w:r w:rsidRPr="000137E7">
        <w:rPr>
          <w:rStyle w:val="fontstyle41"/>
          <w:sz w:val="28"/>
          <w:szCs w:val="28"/>
        </w:rPr>
        <w:t>O</w:t>
      </w:r>
      <w:r w:rsidRPr="000137E7">
        <w:rPr>
          <w:rStyle w:val="fontstyle31"/>
          <w:sz w:val="28"/>
          <w:szCs w:val="28"/>
        </w:rPr>
        <w:t>(</w:t>
      </w:r>
      <w:proofErr w:type="gramEnd"/>
      <w:r w:rsidRPr="000137E7">
        <w:rPr>
          <w:rStyle w:val="fontstyle41"/>
          <w:sz w:val="28"/>
          <w:szCs w:val="28"/>
        </w:rPr>
        <w:t xml:space="preserve">k </w:t>
      </w:r>
      <w:r w:rsidRPr="000137E7">
        <w:rPr>
          <w:rStyle w:val="fontstyle71"/>
          <w:sz w:val="28"/>
          <w:szCs w:val="28"/>
        </w:rPr>
        <w:t xml:space="preserve">· </w:t>
      </w:r>
      <w:r w:rsidRPr="000137E7">
        <w:rPr>
          <w:rStyle w:val="fontstyle41"/>
          <w:sz w:val="28"/>
          <w:szCs w:val="28"/>
        </w:rPr>
        <w:t xml:space="preserve">n </w:t>
      </w:r>
      <w:r w:rsidRPr="000137E7">
        <w:rPr>
          <w:rStyle w:val="fontstyle71"/>
          <w:sz w:val="28"/>
          <w:szCs w:val="28"/>
        </w:rPr>
        <w:t xml:space="preserve">· </w:t>
      </w:r>
      <w:r w:rsidRPr="000137E7">
        <w:rPr>
          <w:rStyle w:val="fontstyle41"/>
          <w:sz w:val="28"/>
          <w:szCs w:val="28"/>
        </w:rPr>
        <w:t xml:space="preserve">d </w:t>
      </w:r>
      <w:r w:rsidRPr="000137E7">
        <w:rPr>
          <w:rStyle w:val="fontstyle31"/>
          <w:sz w:val="28"/>
          <w:szCs w:val="28"/>
        </w:rPr>
        <w:t xml:space="preserve">+ </w:t>
      </w:r>
      <w:r w:rsidRPr="000137E7">
        <w:rPr>
          <w:rStyle w:val="fontstyle41"/>
          <w:sz w:val="28"/>
          <w:szCs w:val="28"/>
        </w:rPr>
        <w:t xml:space="preserve">n </w:t>
      </w:r>
      <w:r w:rsidRPr="000137E7">
        <w:rPr>
          <w:rStyle w:val="fontstyle71"/>
          <w:sz w:val="28"/>
          <w:szCs w:val="28"/>
        </w:rPr>
        <w:t xml:space="preserve">· </w:t>
      </w:r>
      <w:r w:rsidRPr="000137E7">
        <w:rPr>
          <w:rStyle w:val="fontstyle41"/>
          <w:sz w:val="28"/>
          <w:szCs w:val="28"/>
        </w:rPr>
        <w:t>d</w:t>
      </w:r>
      <w:r w:rsidRPr="000137E7">
        <w:rPr>
          <w:rStyle w:val="fontstyle51"/>
          <w:sz w:val="28"/>
          <w:szCs w:val="28"/>
        </w:rPr>
        <w:t>2</w:t>
      </w:r>
      <w:r w:rsidRPr="000137E7">
        <w:rPr>
          <w:rStyle w:val="fontstyle31"/>
          <w:sz w:val="28"/>
          <w:szCs w:val="28"/>
        </w:rPr>
        <w:t>)</w:t>
      </w:r>
      <w:r w:rsidRPr="000137E7">
        <w:rPr>
          <w:rStyle w:val="fontstyle21"/>
          <w:sz w:val="28"/>
          <w:szCs w:val="28"/>
        </w:rPr>
        <w:t xml:space="preserve">. Even with </w:t>
      </w:r>
      <w:r w:rsidRPr="000137E7">
        <w:rPr>
          <w:rStyle w:val="fontstyle41"/>
          <w:sz w:val="28"/>
          <w:szCs w:val="28"/>
        </w:rPr>
        <w:t xml:space="preserve">k </w:t>
      </w:r>
      <w:r w:rsidRPr="000137E7">
        <w:rPr>
          <w:rStyle w:val="fontstyle31"/>
          <w:sz w:val="28"/>
          <w:szCs w:val="28"/>
        </w:rPr>
        <w:t xml:space="preserve">= </w:t>
      </w:r>
      <w:r w:rsidRPr="000137E7">
        <w:rPr>
          <w:rStyle w:val="fontstyle41"/>
          <w:sz w:val="28"/>
          <w:szCs w:val="28"/>
        </w:rPr>
        <w:t>n</w:t>
      </w:r>
      <w:r w:rsidRPr="000137E7">
        <w:rPr>
          <w:rStyle w:val="fontstyle21"/>
          <w:sz w:val="28"/>
          <w:szCs w:val="28"/>
        </w:rPr>
        <w:t>, however, the complexity of a separable</w:t>
      </w:r>
      <w:r>
        <w:rPr>
          <w:rFonts w:ascii="NimbusRomNo9L-Regu" w:hAnsi="NimbusRomNo9L-Regu"/>
          <w:color w:val="000000"/>
          <w:sz w:val="28"/>
          <w:szCs w:val="28"/>
        </w:rPr>
        <w:t xml:space="preserve"> </w:t>
      </w:r>
      <w:r w:rsidRPr="000137E7">
        <w:rPr>
          <w:rStyle w:val="fontstyle21"/>
          <w:sz w:val="28"/>
          <w:szCs w:val="28"/>
        </w:rPr>
        <w:t>convolution is equal to the combination of a self-a</w:t>
      </w:r>
      <w:r>
        <w:rPr>
          <w:rStyle w:val="fontstyle21"/>
          <w:sz w:val="28"/>
          <w:szCs w:val="28"/>
        </w:rPr>
        <w:t xml:space="preserve">ttention layer and a point-wise </w:t>
      </w:r>
      <w:r w:rsidRPr="000137E7">
        <w:rPr>
          <w:rStyle w:val="fontstyle21"/>
          <w:sz w:val="28"/>
          <w:szCs w:val="28"/>
        </w:rPr>
        <w:t>feed-forward layer,</w:t>
      </w:r>
      <w:r>
        <w:rPr>
          <w:rFonts w:ascii="NimbusRomNo9L-Regu" w:hAnsi="NimbusRomNo9L-Regu"/>
          <w:color w:val="000000"/>
          <w:sz w:val="28"/>
          <w:szCs w:val="28"/>
        </w:rPr>
        <w:t xml:space="preserve"> </w:t>
      </w:r>
      <w:r w:rsidRPr="000137E7">
        <w:rPr>
          <w:rStyle w:val="fontstyle21"/>
          <w:sz w:val="28"/>
          <w:szCs w:val="28"/>
        </w:rPr>
        <w:t>the approach we take in our model.</w:t>
      </w:r>
      <w:r w:rsidRPr="000137E7">
        <w:rPr>
          <w:rFonts w:ascii="NimbusRomNo9L-Regu" w:hAnsi="NimbusRomNo9L-Regu"/>
          <w:color w:val="000000"/>
          <w:sz w:val="28"/>
          <w:szCs w:val="28"/>
        </w:rPr>
        <w:br/>
      </w:r>
      <w:r w:rsidRPr="000137E7">
        <w:rPr>
          <w:rStyle w:val="fontstyle21"/>
          <w:sz w:val="28"/>
          <w:szCs w:val="28"/>
        </w:rPr>
        <w:t>As side benefit, self-attention could yield more interpretable models. We inspect attention distributions</w:t>
      </w:r>
      <w:r w:rsidRPr="000137E7">
        <w:rPr>
          <w:rFonts w:ascii="NimbusRomNo9L-Regu" w:hAnsi="NimbusRomNo9L-Regu"/>
          <w:color w:val="000000"/>
          <w:sz w:val="28"/>
          <w:szCs w:val="28"/>
        </w:rPr>
        <w:br/>
      </w:r>
      <w:r w:rsidRPr="000137E7">
        <w:rPr>
          <w:rStyle w:val="fontstyle21"/>
          <w:sz w:val="28"/>
          <w:szCs w:val="28"/>
        </w:rPr>
        <w:t>from our models and present and discuss examples in the appendix. Not only do individual attention</w:t>
      </w:r>
      <w:r>
        <w:rPr>
          <w:rFonts w:ascii="NimbusRomNo9L-Regu" w:hAnsi="NimbusRomNo9L-Regu"/>
          <w:color w:val="000000"/>
          <w:sz w:val="28"/>
          <w:szCs w:val="28"/>
        </w:rPr>
        <w:t xml:space="preserve"> </w:t>
      </w:r>
      <w:r w:rsidRPr="000137E7">
        <w:rPr>
          <w:rStyle w:val="fontstyle21"/>
          <w:sz w:val="28"/>
          <w:szCs w:val="28"/>
        </w:rPr>
        <w:t>heads clearly learn to perform different tasks, many appear to exhibit behavior related to the syntactic</w:t>
      </w:r>
      <w:r>
        <w:rPr>
          <w:rFonts w:ascii="NimbusRomNo9L-Regu" w:hAnsi="NimbusRomNo9L-Regu"/>
          <w:color w:val="000000"/>
          <w:sz w:val="28"/>
          <w:szCs w:val="28"/>
        </w:rPr>
        <w:t xml:space="preserve"> </w:t>
      </w:r>
      <w:r w:rsidRPr="000137E7">
        <w:rPr>
          <w:rStyle w:val="fontstyle21"/>
          <w:sz w:val="28"/>
          <w:szCs w:val="28"/>
        </w:rPr>
        <w:t>and semantic structure of the sentences.</w:t>
      </w:r>
    </w:p>
    <w:p w:rsidR="00EB6663" w:rsidRPr="000137E7" w:rsidRDefault="000137E7" w:rsidP="000137E7">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67350" cy="205434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1.PNG"/>
                    <pic:cNvPicPr/>
                  </pic:nvPicPr>
                  <pic:blipFill>
                    <a:blip r:embed="rId25">
                      <a:extLst>
                        <a:ext uri="{28A0092B-C50C-407E-A947-70E740481C1C}">
                          <a14:useLocalDpi xmlns:a14="http://schemas.microsoft.com/office/drawing/2010/main" val="0"/>
                        </a:ext>
                      </a:extLst>
                    </a:blip>
                    <a:stretch>
                      <a:fillRect/>
                    </a:stretch>
                  </pic:blipFill>
                  <pic:spPr>
                    <a:xfrm>
                      <a:off x="0" y="0"/>
                      <a:ext cx="5479904" cy="2059062"/>
                    </a:xfrm>
                    <a:prstGeom prst="rect">
                      <a:avLst/>
                    </a:prstGeom>
                  </pic:spPr>
                </pic:pic>
              </a:graphicData>
            </a:graphic>
          </wp:inline>
        </w:drawing>
      </w:r>
    </w:p>
    <w:p w:rsidR="000137E7" w:rsidRPr="00A5413B" w:rsidRDefault="000137E7" w:rsidP="00EB6663">
      <w:pPr>
        <w:pStyle w:val="ListParagraph"/>
        <w:rPr>
          <w:rFonts w:asciiTheme="majorBidi" w:hAnsiTheme="majorBidi" w:cstheme="majorBidi"/>
          <w:sz w:val="28"/>
          <w:szCs w:val="28"/>
        </w:rPr>
      </w:pPr>
    </w:p>
    <w:p w:rsidR="00DB0CD1" w:rsidRPr="00A5413B" w:rsidRDefault="00DB0CD1" w:rsidP="00DB0CD1">
      <w:pPr>
        <w:pStyle w:val="Heading2"/>
        <w:spacing w:before="240" w:after="225"/>
        <w:textAlignment w:val="baseline"/>
        <w:rPr>
          <w:rFonts w:asciiTheme="majorBidi" w:hAnsiTheme="majorBidi"/>
          <w:b/>
          <w:bCs/>
          <w:color w:val="222222"/>
          <w:sz w:val="36"/>
          <w:szCs w:val="36"/>
        </w:rPr>
      </w:pPr>
      <w:r w:rsidRPr="00A5413B">
        <w:rPr>
          <w:rFonts w:asciiTheme="majorBidi" w:hAnsiTheme="majorBidi"/>
          <w:b/>
          <w:bCs/>
          <w:color w:val="222222"/>
          <w:sz w:val="36"/>
          <w:szCs w:val="36"/>
        </w:rPr>
        <w:t xml:space="preserve">Representing The Order of </w:t>
      </w:r>
      <w:proofErr w:type="gramStart"/>
      <w:r w:rsidRPr="00A5413B">
        <w:rPr>
          <w:rFonts w:asciiTheme="majorBidi" w:hAnsiTheme="majorBidi"/>
          <w:b/>
          <w:bCs/>
          <w:color w:val="222222"/>
          <w:sz w:val="36"/>
          <w:szCs w:val="36"/>
        </w:rPr>
        <w:t>The</w:t>
      </w:r>
      <w:proofErr w:type="gramEnd"/>
      <w:r w:rsidRPr="00A5413B">
        <w:rPr>
          <w:rFonts w:asciiTheme="majorBidi" w:hAnsiTheme="majorBidi"/>
          <w:b/>
          <w:bCs/>
          <w:color w:val="222222"/>
          <w:sz w:val="36"/>
          <w:szCs w:val="36"/>
        </w:rPr>
        <w:t xml:space="preserve"> Sequence Using Positional Encoding</w:t>
      </w:r>
    </w:p>
    <w:p w:rsidR="00DB0CD1" w:rsidRPr="00A5413B" w:rsidRDefault="00DB0CD1" w:rsidP="00DB0CD1">
      <w:pPr>
        <w:pStyle w:val="NormalWeb"/>
        <w:spacing w:before="225" w:beforeAutospacing="0" w:after="225" w:afterAutospacing="0"/>
        <w:textAlignment w:val="baseline"/>
        <w:rPr>
          <w:rFonts w:asciiTheme="majorBidi" w:hAnsiTheme="majorBidi" w:cstheme="majorBidi"/>
          <w:sz w:val="28"/>
          <w:szCs w:val="28"/>
        </w:rPr>
      </w:pPr>
      <w:r w:rsidRPr="00A5413B">
        <w:rPr>
          <w:rFonts w:asciiTheme="majorBidi" w:hAnsiTheme="majorBidi" w:cstheme="majorBidi"/>
          <w:sz w:val="28"/>
          <w:szCs w:val="28"/>
        </w:rPr>
        <w:t>One thing that’s missing from the model as we have described it so far is a way to account for the order of the words in the input sequence. To address this, the transformer adds a vector to each input embedding. These vectors follow a specific pattern that the model learns, which helps it determine the position of each word, or the distance between different words in the sequence. The intuition here is that adding these values to the embedding provides meaningful distances between the embedding vectors once they’re projected into Q/K/V vectors and during dot-product attention.</w:t>
      </w:r>
    </w:p>
    <w:p w:rsidR="00566A43" w:rsidRDefault="00DB0CD1" w:rsidP="00566A43">
      <w:pPr>
        <w:pStyle w:val="NormalWeb"/>
        <w:spacing w:before="225" w:beforeAutospacing="0" w:after="225" w:afterAutospacing="0"/>
        <w:textAlignment w:val="baseline"/>
        <w:rPr>
          <w:rStyle w:val="fontstyle01"/>
          <w:rFonts w:asciiTheme="majorBidi" w:hAnsiTheme="majorBidi" w:cstheme="majorBidi"/>
          <w:sz w:val="28"/>
          <w:szCs w:val="28"/>
        </w:rPr>
      </w:pPr>
      <w:r w:rsidRPr="00A5413B">
        <w:rPr>
          <w:rStyle w:val="fontstyle01"/>
          <w:rFonts w:asciiTheme="majorBidi" w:hAnsiTheme="majorBidi" w:cstheme="majorBidi"/>
          <w:sz w:val="28"/>
          <w:szCs w:val="28"/>
        </w:rPr>
        <w:t>In this work, we use sine and cosine functions of different frequencies:</w:t>
      </w:r>
    </w:p>
    <w:p w:rsidR="00566A43" w:rsidRDefault="00566A43" w:rsidP="00566A43">
      <w:pPr>
        <w:pStyle w:val="NormalWeb"/>
        <w:spacing w:before="225" w:beforeAutospacing="0" w:after="225" w:afterAutospacing="0"/>
        <w:textAlignment w:val="baseline"/>
        <w:rPr>
          <w:rStyle w:val="fontstyle21"/>
          <w:rFonts w:asciiTheme="majorBidi" w:hAnsiTheme="majorBidi" w:cstheme="majorBidi"/>
          <w:sz w:val="28"/>
          <w:szCs w:val="28"/>
        </w:rPr>
      </w:pPr>
      <w:r>
        <w:rPr>
          <w:rFonts w:asciiTheme="majorBidi" w:hAnsiTheme="majorBidi" w:cstheme="majorBidi"/>
          <w:noProof/>
          <w:color w:val="000000"/>
          <w:sz w:val="28"/>
          <w:szCs w:val="28"/>
        </w:rPr>
        <w:drawing>
          <wp:inline distT="0" distB="0" distL="0" distR="0">
            <wp:extent cx="5925377" cy="952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NG"/>
                    <pic:cNvPicPr/>
                  </pic:nvPicPr>
                  <pic:blipFill>
                    <a:blip r:embed="rId26">
                      <a:extLst>
                        <a:ext uri="{28A0092B-C50C-407E-A947-70E740481C1C}">
                          <a14:useLocalDpi xmlns:a14="http://schemas.microsoft.com/office/drawing/2010/main" val="0"/>
                        </a:ext>
                      </a:extLst>
                    </a:blip>
                    <a:stretch>
                      <a:fillRect/>
                    </a:stretch>
                  </pic:blipFill>
                  <pic:spPr>
                    <a:xfrm>
                      <a:off x="0" y="0"/>
                      <a:ext cx="5925377" cy="952633"/>
                    </a:xfrm>
                    <a:prstGeom prst="rect">
                      <a:avLst/>
                    </a:prstGeom>
                  </pic:spPr>
                </pic:pic>
              </a:graphicData>
            </a:graphic>
          </wp:inline>
        </w:drawing>
      </w:r>
      <w:r w:rsidR="00DB0CD1" w:rsidRPr="00A5413B">
        <w:rPr>
          <w:rFonts w:asciiTheme="majorBidi" w:hAnsiTheme="majorBidi" w:cstheme="majorBidi"/>
          <w:color w:val="000000"/>
          <w:sz w:val="28"/>
          <w:szCs w:val="28"/>
        </w:rPr>
        <w:br/>
      </w:r>
    </w:p>
    <w:p w:rsidR="00DB0CD1" w:rsidRPr="00A5413B" w:rsidRDefault="00DB0CD1" w:rsidP="00566A43">
      <w:pPr>
        <w:pStyle w:val="NormalWeb"/>
        <w:spacing w:before="225" w:beforeAutospacing="0" w:after="225" w:afterAutospacing="0"/>
        <w:textAlignment w:val="baseline"/>
        <w:rPr>
          <w:rFonts w:asciiTheme="majorBidi" w:hAnsiTheme="majorBidi" w:cstheme="majorBidi"/>
          <w:sz w:val="28"/>
          <w:szCs w:val="28"/>
        </w:rPr>
      </w:pPr>
      <w:r w:rsidRPr="00A5413B">
        <w:rPr>
          <w:rStyle w:val="fontstyle01"/>
          <w:rFonts w:asciiTheme="majorBidi" w:hAnsiTheme="majorBidi" w:cstheme="majorBidi"/>
          <w:sz w:val="28"/>
          <w:szCs w:val="28"/>
        </w:rPr>
        <w:t xml:space="preserve">where </w:t>
      </w:r>
      <w:proofErr w:type="spellStart"/>
      <w:r w:rsidRPr="00A5413B">
        <w:rPr>
          <w:rStyle w:val="fontstyle21"/>
          <w:rFonts w:asciiTheme="majorBidi" w:hAnsiTheme="majorBidi" w:cstheme="majorBidi"/>
          <w:sz w:val="28"/>
          <w:szCs w:val="28"/>
        </w:rPr>
        <w:t>pos</w:t>
      </w:r>
      <w:proofErr w:type="spellEnd"/>
      <w:r w:rsidRPr="00A5413B">
        <w:rPr>
          <w:rStyle w:val="fontstyle21"/>
          <w:rFonts w:asciiTheme="majorBidi" w:hAnsiTheme="majorBidi" w:cstheme="majorBidi"/>
          <w:sz w:val="28"/>
          <w:szCs w:val="28"/>
        </w:rPr>
        <w:t xml:space="preserve"> </w:t>
      </w:r>
      <w:r w:rsidRPr="00A5413B">
        <w:rPr>
          <w:rStyle w:val="fontstyle01"/>
          <w:rFonts w:asciiTheme="majorBidi" w:hAnsiTheme="majorBidi" w:cstheme="majorBidi"/>
          <w:sz w:val="28"/>
          <w:szCs w:val="28"/>
        </w:rPr>
        <w:t xml:space="preserve">is the position and </w:t>
      </w:r>
      <w:proofErr w:type="spellStart"/>
      <w:r w:rsidRPr="00A5413B">
        <w:rPr>
          <w:rStyle w:val="fontstyle21"/>
          <w:rFonts w:asciiTheme="majorBidi" w:hAnsiTheme="majorBidi" w:cstheme="majorBidi"/>
          <w:sz w:val="28"/>
          <w:szCs w:val="28"/>
        </w:rPr>
        <w:t>i</w:t>
      </w:r>
      <w:proofErr w:type="spellEnd"/>
      <w:r w:rsidRPr="00A5413B">
        <w:rPr>
          <w:rStyle w:val="fontstyle21"/>
          <w:rFonts w:asciiTheme="majorBidi" w:hAnsiTheme="majorBidi" w:cstheme="majorBidi"/>
          <w:sz w:val="28"/>
          <w:szCs w:val="28"/>
        </w:rPr>
        <w:t xml:space="preserve"> </w:t>
      </w:r>
      <w:r w:rsidRPr="00A5413B">
        <w:rPr>
          <w:rStyle w:val="fontstyle01"/>
          <w:rFonts w:asciiTheme="majorBidi" w:hAnsiTheme="majorBidi" w:cstheme="majorBidi"/>
          <w:sz w:val="28"/>
          <w:szCs w:val="28"/>
        </w:rPr>
        <w:t>is the dimension. That is, each dimension of the positional encoding</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corresponds to a sinusoid. The wavelengths form a geometric progression from </w:t>
      </w:r>
      <w:r w:rsidRPr="00A5413B">
        <w:rPr>
          <w:rStyle w:val="fontstyle51"/>
          <w:rFonts w:asciiTheme="majorBidi" w:hAnsiTheme="majorBidi" w:cstheme="majorBidi"/>
          <w:sz w:val="28"/>
          <w:szCs w:val="28"/>
        </w:rPr>
        <w:t>2</w:t>
      </w:r>
      <w:r w:rsidRPr="00A5413B">
        <w:rPr>
          <w:rStyle w:val="fontstyle21"/>
          <w:rFonts w:asciiTheme="majorBidi" w:hAnsiTheme="majorBidi" w:cstheme="majorBidi"/>
          <w:sz w:val="28"/>
          <w:szCs w:val="28"/>
        </w:rPr>
        <w:t xml:space="preserve">π </w:t>
      </w:r>
      <w:r w:rsidRPr="00A5413B">
        <w:rPr>
          <w:rStyle w:val="fontstyle01"/>
          <w:rFonts w:asciiTheme="majorBidi" w:hAnsiTheme="majorBidi" w:cstheme="majorBidi"/>
          <w:sz w:val="28"/>
          <w:szCs w:val="28"/>
        </w:rPr>
        <w:t xml:space="preserve">to </w:t>
      </w:r>
      <w:r w:rsidRPr="00A5413B">
        <w:rPr>
          <w:rStyle w:val="fontstyle51"/>
          <w:rFonts w:asciiTheme="majorBidi" w:hAnsiTheme="majorBidi" w:cstheme="majorBidi"/>
          <w:sz w:val="28"/>
          <w:szCs w:val="28"/>
        </w:rPr>
        <w:t xml:space="preserve">10000 </w:t>
      </w:r>
      <w:r w:rsidRPr="00A5413B">
        <w:rPr>
          <w:rStyle w:val="fontstyle61"/>
          <w:rFonts w:asciiTheme="majorBidi" w:hAnsiTheme="majorBidi" w:cstheme="majorBidi"/>
          <w:sz w:val="28"/>
          <w:szCs w:val="28"/>
        </w:rPr>
        <w:t xml:space="preserve">· </w:t>
      </w:r>
      <w:r w:rsidRPr="00A5413B">
        <w:rPr>
          <w:rStyle w:val="fontstyle51"/>
          <w:rFonts w:asciiTheme="majorBidi" w:hAnsiTheme="majorBidi" w:cstheme="majorBidi"/>
          <w:sz w:val="28"/>
          <w:szCs w:val="28"/>
        </w:rPr>
        <w:t>2</w:t>
      </w:r>
      <w:r w:rsidRPr="00A5413B">
        <w:rPr>
          <w:rStyle w:val="fontstyle21"/>
          <w:rFonts w:asciiTheme="majorBidi" w:hAnsiTheme="majorBidi" w:cstheme="majorBidi"/>
          <w:sz w:val="28"/>
          <w:szCs w:val="28"/>
        </w:rPr>
        <w:t>π</w:t>
      </w:r>
      <w:r w:rsidRPr="00A5413B">
        <w:rPr>
          <w:rStyle w:val="fontstyle01"/>
          <w:rFonts w:asciiTheme="majorBidi" w:hAnsiTheme="majorBidi" w:cstheme="majorBidi"/>
          <w:sz w:val="28"/>
          <w:szCs w:val="28"/>
        </w:rPr>
        <w:t>. We</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chose this function because we hypothesized it would allow the model to easily learn to attend by</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 xml:space="preserve">relative positions, since for any fixed offset </w:t>
      </w:r>
      <w:r w:rsidRPr="00A5413B">
        <w:rPr>
          <w:rStyle w:val="fontstyle21"/>
          <w:rFonts w:asciiTheme="majorBidi" w:hAnsiTheme="majorBidi" w:cstheme="majorBidi"/>
          <w:sz w:val="28"/>
          <w:szCs w:val="28"/>
        </w:rPr>
        <w:t>k</w:t>
      </w:r>
      <w:r w:rsidRPr="00A5413B">
        <w:rPr>
          <w:rStyle w:val="fontstyle01"/>
          <w:rFonts w:asciiTheme="majorBidi" w:hAnsiTheme="majorBidi" w:cstheme="majorBidi"/>
          <w:sz w:val="28"/>
          <w:szCs w:val="28"/>
        </w:rPr>
        <w:t xml:space="preserve">, </w:t>
      </w:r>
      <w:proofErr w:type="spellStart"/>
      <w:r w:rsidRPr="00A5413B">
        <w:rPr>
          <w:rStyle w:val="fontstyle21"/>
          <w:rFonts w:asciiTheme="majorBidi" w:hAnsiTheme="majorBidi" w:cstheme="majorBidi"/>
          <w:sz w:val="28"/>
          <w:szCs w:val="28"/>
        </w:rPr>
        <w:t>PE</w:t>
      </w:r>
      <w:r w:rsidRPr="00A5413B">
        <w:rPr>
          <w:rStyle w:val="fontstyle41"/>
          <w:rFonts w:asciiTheme="majorBidi" w:hAnsiTheme="majorBidi" w:cstheme="majorBidi"/>
          <w:sz w:val="28"/>
          <w:szCs w:val="28"/>
        </w:rPr>
        <w:t>pos</w:t>
      </w:r>
      <w:r w:rsidRPr="00A5413B">
        <w:rPr>
          <w:rStyle w:val="fontstyle31"/>
          <w:rFonts w:asciiTheme="majorBidi" w:hAnsiTheme="majorBidi" w:cstheme="majorBidi"/>
          <w:sz w:val="28"/>
          <w:szCs w:val="28"/>
        </w:rPr>
        <w:t>+</w:t>
      </w:r>
      <w:r w:rsidRPr="00A5413B">
        <w:rPr>
          <w:rStyle w:val="fontstyle41"/>
          <w:rFonts w:asciiTheme="majorBidi" w:hAnsiTheme="majorBidi" w:cstheme="majorBidi"/>
          <w:sz w:val="28"/>
          <w:szCs w:val="28"/>
        </w:rPr>
        <w:t>k</w:t>
      </w:r>
      <w:proofErr w:type="spellEnd"/>
      <w:r w:rsidRPr="00A5413B">
        <w:rPr>
          <w:rStyle w:val="fontstyle41"/>
          <w:rFonts w:asciiTheme="majorBidi" w:hAnsiTheme="majorBidi" w:cstheme="majorBidi"/>
          <w:sz w:val="28"/>
          <w:szCs w:val="28"/>
        </w:rPr>
        <w:t xml:space="preserve"> </w:t>
      </w:r>
      <w:r w:rsidRPr="00A5413B">
        <w:rPr>
          <w:rStyle w:val="fontstyle01"/>
          <w:rFonts w:asciiTheme="majorBidi" w:hAnsiTheme="majorBidi" w:cstheme="majorBidi"/>
          <w:sz w:val="28"/>
          <w:szCs w:val="28"/>
        </w:rPr>
        <w:t>can be represented as a linear function of</w:t>
      </w:r>
      <w:r w:rsidRPr="00A5413B">
        <w:rPr>
          <w:rFonts w:asciiTheme="majorBidi" w:hAnsiTheme="majorBidi" w:cstheme="majorBidi"/>
          <w:color w:val="000000"/>
          <w:sz w:val="28"/>
          <w:szCs w:val="28"/>
        </w:rPr>
        <w:t xml:space="preserve"> </w:t>
      </w:r>
      <w:r w:rsidRPr="00A5413B">
        <w:rPr>
          <w:rStyle w:val="fontstyle21"/>
          <w:rFonts w:asciiTheme="majorBidi" w:hAnsiTheme="majorBidi" w:cstheme="majorBidi"/>
          <w:sz w:val="28"/>
          <w:szCs w:val="28"/>
        </w:rPr>
        <w:t>PE</w:t>
      </w:r>
      <w:r w:rsidRPr="00A5413B">
        <w:rPr>
          <w:rFonts w:asciiTheme="majorBidi" w:hAnsiTheme="majorBidi" w:cstheme="majorBidi"/>
          <w:i/>
          <w:iCs/>
          <w:color w:val="000000"/>
          <w:sz w:val="28"/>
          <w:szCs w:val="28"/>
        </w:rPr>
        <w:t xml:space="preserve"> </w:t>
      </w:r>
      <w:r w:rsidRPr="00A5413B">
        <w:rPr>
          <w:rStyle w:val="fontstyle41"/>
          <w:rFonts w:asciiTheme="majorBidi" w:hAnsiTheme="majorBidi" w:cstheme="majorBidi"/>
          <w:sz w:val="28"/>
          <w:szCs w:val="28"/>
        </w:rPr>
        <w:t>pos</w:t>
      </w:r>
      <w:r w:rsidRPr="00A5413B">
        <w:rPr>
          <w:rStyle w:val="fontstyle01"/>
          <w:rFonts w:asciiTheme="majorBidi" w:hAnsiTheme="majorBidi" w:cstheme="majorBidi"/>
          <w:sz w:val="28"/>
          <w:szCs w:val="28"/>
        </w:rPr>
        <w:t>.</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We also experimented with using le</w:t>
      </w:r>
      <w:r w:rsidR="00566A43">
        <w:rPr>
          <w:rStyle w:val="fontstyle01"/>
          <w:rFonts w:asciiTheme="majorBidi" w:hAnsiTheme="majorBidi" w:cstheme="majorBidi"/>
          <w:sz w:val="28"/>
          <w:szCs w:val="28"/>
        </w:rPr>
        <w:t xml:space="preserve">arned positional embedding </w:t>
      </w:r>
      <w:r w:rsidRPr="00A5413B">
        <w:rPr>
          <w:rStyle w:val="fontstyle01"/>
          <w:rFonts w:asciiTheme="majorBidi" w:hAnsiTheme="majorBidi" w:cstheme="majorBidi"/>
          <w:sz w:val="28"/>
          <w:szCs w:val="28"/>
        </w:rPr>
        <w:t>instead, and found that the two</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versions produced nearly identical results (. We chose the sinusoidal version</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because it may allow the model to extrapolate to sequence lengths longer than the ones encountered</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during training</w:t>
      </w:r>
    </w:p>
    <w:p w:rsidR="00DB0CD1" w:rsidRPr="00A5413B" w:rsidRDefault="00DB0CD1" w:rsidP="00DB0CD1">
      <w:pPr>
        <w:pStyle w:val="NormalWeb"/>
        <w:spacing w:before="225" w:beforeAutospacing="0" w:after="225" w:afterAutospacing="0"/>
        <w:textAlignment w:val="baseline"/>
        <w:rPr>
          <w:rFonts w:asciiTheme="majorBidi" w:hAnsiTheme="majorBidi" w:cstheme="majorBidi"/>
        </w:rPr>
      </w:pPr>
    </w:p>
    <w:p w:rsidR="00DB0CD1" w:rsidRPr="00A5413B" w:rsidRDefault="00DB0CD1" w:rsidP="00DB0CD1">
      <w:pPr>
        <w:jc w:val="center"/>
        <w:textAlignment w:val="baseline"/>
        <w:rPr>
          <w:rFonts w:asciiTheme="majorBidi" w:hAnsiTheme="majorBidi" w:cstheme="majorBidi"/>
          <w:color w:val="666666"/>
          <w:sz w:val="23"/>
          <w:szCs w:val="23"/>
        </w:rPr>
      </w:pPr>
      <w:r w:rsidRPr="00A5413B">
        <w:rPr>
          <w:rFonts w:asciiTheme="majorBidi" w:hAnsiTheme="majorBidi" w:cstheme="majorBidi"/>
          <w:noProof/>
          <w:color w:val="666666"/>
          <w:sz w:val="23"/>
          <w:szCs w:val="23"/>
        </w:rPr>
        <w:lastRenderedPageBreak/>
        <w:drawing>
          <wp:inline distT="0" distB="0" distL="0" distR="0">
            <wp:extent cx="6293485" cy="3133725"/>
            <wp:effectExtent l="0" t="0" r="0" b="9525"/>
            <wp:docPr id="18" name="Picture 18" descr="http://jalammar.github.io/images/t/transformer_positional_encoding_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alammar.github.io/images/t/transformer_positional_encoding_vector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9707"/>
                    <a:stretch/>
                  </pic:blipFill>
                  <pic:spPr bwMode="auto">
                    <a:xfrm>
                      <a:off x="0" y="0"/>
                      <a:ext cx="6299897" cy="3136918"/>
                    </a:xfrm>
                    <a:prstGeom prst="rect">
                      <a:avLst/>
                    </a:prstGeom>
                    <a:noFill/>
                    <a:ln>
                      <a:noFill/>
                    </a:ln>
                    <a:extLst>
                      <a:ext uri="{53640926-AAD7-44D8-BBD7-CCE9431645EC}">
                        <a14:shadowObscured xmlns:a14="http://schemas.microsoft.com/office/drawing/2010/main"/>
                      </a:ext>
                    </a:extLst>
                  </pic:spPr>
                </pic:pic>
              </a:graphicData>
            </a:graphic>
          </wp:inline>
        </w:drawing>
      </w:r>
      <w:r w:rsidRPr="00A5413B">
        <w:rPr>
          <w:rFonts w:asciiTheme="majorBidi" w:hAnsiTheme="majorBidi" w:cstheme="majorBidi"/>
          <w:color w:val="666666"/>
          <w:sz w:val="23"/>
          <w:szCs w:val="23"/>
        </w:rPr>
        <w:br/>
        <w:t>To give the model a sense of the order of the words, we add positional encoding vectors -- the values of which follow a specific pattern.</w:t>
      </w:r>
    </w:p>
    <w:p w:rsidR="00DB0CD1" w:rsidRPr="00A5413B" w:rsidRDefault="00DB0CD1" w:rsidP="00DB0CD1">
      <w:pPr>
        <w:pStyle w:val="NormalWeb"/>
        <w:spacing w:before="225" w:beforeAutospacing="0" w:after="225" w:afterAutospacing="0"/>
        <w:textAlignment w:val="baseline"/>
        <w:rPr>
          <w:rFonts w:asciiTheme="majorBidi" w:hAnsiTheme="majorBidi" w:cstheme="majorBidi"/>
        </w:rPr>
      </w:pPr>
    </w:p>
    <w:p w:rsidR="00DB0CD1" w:rsidRPr="00A5413B" w:rsidRDefault="00DB0CD1" w:rsidP="00DB0CD1">
      <w:pPr>
        <w:pStyle w:val="NormalWeb"/>
        <w:spacing w:before="225" w:beforeAutospacing="0" w:after="225" w:afterAutospacing="0"/>
        <w:textAlignment w:val="baseline"/>
        <w:rPr>
          <w:rFonts w:asciiTheme="majorBidi" w:hAnsiTheme="majorBidi" w:cstheme="majorBidi"/>
          <w:sz w:val="28"/>
          <w:szCs w:val="28"/>
        </w:rPr>
      </w:pPr>
      <w:r w:rsidRPr="00A5413B">
        <w:rPr>
          <w:rFonts w:asciiTheme="majorBidi" w:hAnsiTheme="majorBidi" w:cstheme="majorBidi"/>
          <w:sz w:val="28"/>
          <w:szCs w:val="28"/>
        </w:rPr>
        <w:t>If we assumed the embedding has a dimensionality of 4, the actual positional encodings would look like this:</w:t>
      </w:r>
    </w:p>
    <w:p w:rsidR="00DB0CD1" w:rsidRPr="00A5413B" w:rsidRDefault="00DB0CD1" w:rsidP="00DB0CD1">
      <w:pPr>
        <w:jc w:val="center"/>
        <w:textAlignment w:val="baseline"/>
        <w:rPr>
          <w:rFonts w:asciiTheme="majorBidi" w:hAnsiTheme="majorBidi" w:cstheme="majorBidi"/>
          <w:color w:val="666666"/>
          <w:sz w:val="23"/>
          <w:szCs w:val="23"/>
        </w:rPr>
      </w:pPr>
      <w:r w:rsidRPr="00A5413B">
        <w:rPr>
          <w:rFonts w:asciiTheme="majorBidi" w:hAnsiTheme="majorBidi" w:cstheme="majorBidi"/>
          <w:noProof/>
          <w:color w:val="666666"/>
          <w:sz w:val="23"/>
          <w:szCs w:val="23"/>
        </w:rPr>
        <w:drawing>
          <wp:inline distT="0" distB="0" distL="0" distR="0">
            <wp:extent cx="6572252" cy="1409700"/>
            <wp:effectExtent l="0" t="0" r="0" b="0"/>
            <wp:docPr id="17" name="Picture 17" descr="http://jalammar.github.io/images/t/transformer_positional_encod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alammar.github.io/images/t/transformer_positional_encoding_exampl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2783"/>
                    <a:stretch/>
                  </pic:blipFill>
                  <pic:spPr bwMode="auto">
                    <a:xfrm>
                      <a:off x="0" y="0"/>
                      <a:ext cx="6590504" cy="1413615"/>
                    </a:xfrm>
                    <a:prstGeom prst="rect">
                      <a:avLst/>
                    </a:prstGeom>
                    <a:noFill/>
                    <a:ln>
                      <a:noFill/>
                    </a:ln>
                    <a:extLst>
                      <a:ext uri="{53640926-AAD7-44D8-BBD7-CCE9431645EC}">
                        <a14:shadowObscured xmlns:a14="http://schemas.microsoft.com/office/drawing/2010/main"/>
                      </a:ext>
                    </a:extLst>
                  </pic:spPr>
                </pic:pic>
              </a:graphicData>
            </a:graphic>
          </wp:inline>
        </w:drawing>
      </w:r>
      <w:r w:rsidRPr="00A5413B">
        <w:rPr>
          <w:rFonts w:asciiTheme="majorBidi" w:hAnsiTheme="majorBidi" w:cstheme="majorBidi"/>
          <w:color w:val="666666"/>
          <w:sz w:val="23"/>
          <w:szCs w:val="23"/>
        </w:rPr>
        <w:br/>
        <w:t>A real example of positional encoding with a toy embedding size of 4</w:t>
      </w:r>
    </w:p>
    <w:p w:rsidR="00EB6663" w:rsidRPr="00A5413B" w:rsidRDefault="00EB6663" w:rsidP="00EB6663">
      <w:pPr>
        <w:pStyle w:val="ListParagraph"/>
        <w:rPr>
          <w:rFonts w:asciiTheme="majorBidi" w:hAnsiTheme="majorBidi" w:cstheme="majorBidi"/>
          <w:sz w:val="28"/>
          <w:szCs w:val="28"/>
        </w:rPr>
      </w:pPr>
    </w:p>
    <w:p w:rsidR="00EB6663" w:rsidRPr="00A5413B" w:rsidRDefault="00EB6663" w:rsidP="00EB6663">
      <w:pPr>
        <w:pStyle w:val="ListParagraph"/>
        <w:rPr>
          <w:rFonts w:asciiTheme="majorBidi" w:hAnsiTheme="majorBidi" w:cstheme="majorBidi"/>
          <w:sz w:val="28"/>
          <w:szCs w:val="28"/>
        </w:rPr>
      </w:pPr>
    </w:p>
    <w:p w:rsidR="00566A43" w:rsidRPr="00566A43" w:rsidRDefault="00566A43" w:rsidP="00566A43">
      <w:pPr>
        <w:pStyle w:val="Heading2"/>
        <w:shd w:val="clear" w:color="auto" w:fill="FFFFFF"/>
        <w:spacing w:before="240" w:after="225"/>
        <w:textAlignment w:val="baseline"/>
        <w:rPr>
          <w:rFonts w:ascii="Helvetica" w:hAnsi="Helvetica"/>
          <w:b/>
          <w:bCs/>
          <w:color w:val="222222"/>
          <w:sz w:val="36"/>
          <w:szCs w:val="36"/>
        </w:rPr>
      </w:pPr>
      <w:r w:rsidRPr="00566A43">
        <w:rPr>
          <w:rFonts w:ascii="Helvetica" w:hAnsi="Helvetica"/>
          <w:b/>
          <w:bCs/>
          <w:color w:val="222222"/>
          <w:sz w:val="36"/>
          <w:szCs w:val="36"/>
        </w:rPr>
        <w:t>The Residuals</w:t>
      </w:r>
    </w:p>
    <w:p w:rsidR="00566A43" w:rsidRDefault="00566A43" w:rsidP="00566A43">
      <w:pPr>
        <w:pStyle w:val="NormalWeb"/>
        <w:shd w:val="clear" w:color="auto" w:fill="FFFFFF"/>
        <w:spacing w:before="0" w:beforeAutospacing="0" w:after="0" w:afterAutospacing="0"/>
        <w:textAlignment w:val="baseline"/>
        <w:rPr>
          <w:rFonts w:ascii="Helvetica" w:hAnsi="Helvetica"/>
          <w:color w:val="222222"/>
          <w:sz w:val="27"/>
          <w:szCs w:val="27"/>
        </w:rPr>
      </w:pPr>
      <w:r>
        <w:rPr>
          <w:rFonts w:ascii="Helvetica" w:hAnsi="Helvetica"/>
          <w:color w:val="222222"/>
          <w:sz w:val="27"/>
          <w:szCs w:val="27"/>
        </w:rPr>
        <w:t xml:space="preserve">One detail in the architecture of the encoder that we need to mention before moving on, is that each sub-layer (self-attention, </w:t>
      </w:r>
      <w:proofErr w:type="spellStart"/>
      <w:r>
        <w:rPr>
          <w:rFonts w:ascii="Helvetica" w:hAnsi="Helvetica"/>
          <w:color w:val="222222"/>
          <w:sz w:val="27"/>
          <w:szCs w:val="27"/>
        </w:rPr>
        <w:t>ffnn</w:t>
      </w:r>
      <w:proofErr w:type="spellEnd"/>
      <w:r>
        <w:rPr>
          <w:rFonts w:ascii="Helvetica" w:hAnsi="Helvetica"/>
          <w:color w:val="222222"/>
          <w:sz w:val="27"/>
          <w:szCs w:val="27"/>
        </w:rPr>
        <w:t>) in each encoder has a residual connection around it, and is followed by a </w:t>
      </w:r>
      <w:hyperlink r:id="rId29" w:history="1">
        <w:r>
          <w:rPr>
            <w:rStyle w:val="Hyperlink"/>
            <w:rFonts w:ascii="Helvetica" w:hAnsi="Helvetica"/>
            <w:color w:val="4183C4"/>
            <w:sz w:val="27"/>
            <w:szCs w:val="27"/>
            <w:bdr w:val="none" w:sz="0" w:space="0" w:color="auto" w:frame="1"/>
          </w:rPr>
          <w:t>layer-normalization</w:t>
        </w:r>
      </w:hyperlink>
      <w:r>
        <w:rPr>
          <w:rFonts w:ascii="Helvetica" w:hAnsi="Helvetica"/>
          <w:color w:val="222222"/>
          <w:sz w:val="27"/>
          <w:szCs w:val="27"/>
        </w:rPr>
        <w:t> step.</w:t>
      </w:r>
    </w:p>
    <w:p w:rsidR="00566A43" w:rsidRDefault="00566A43" w:rsidP="00566A43">
      <w:pPr>
        <w:shd w:val="clear" w:color="auto" w:fill="FFFFFF"/>
        <w:jc w:val="center"/>
        <w:textAlignment w:val="baseline"/>
        <w:rPr>
          <w:rFonts w:ascii="Helvetica" w:hAnsi="Helvetica"/>
          <w:color w:val="666666"/>
          <w:sz w:val="23"/>
          <w:szCs w:val="23"/>
        </w:rPr>
      </w:pPr>
      <w:r>
        <w:rPr>
          <w:rFonts w:ascii="Helvetica" w:hAnsi="Helvetica"/>
          <w:noProof/>
          <w:color w:val="666666"/>
          <w:sz w:val="23"/>
          <w:szCs w:val="23"/>
        </w:rPr>
        <w:lastRenderedPageBreak/>
        <w:drawing>
          <wp:inline distT="0" distB="0" distL="0" distR="0">
            <wp:extent cx="6343650" cy="4162425"/>
            <wp:effectExtent l="0" t="0" r="0" b="9525"/>
            <wp:docPr id="21" name="Picture 21" descr="http://jalammar.github.io/images/t/transformer_resideual_layer_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lammar.github.io/images/t/transformer_resideual_layer_nor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9524"/>
                    <a:stretch/>
                  </pic:blipFill>
                  <pic:spPr bwMode="auto">
                    <a:xfrm>
                      <a:off x="0" y="0"/>
                      <a:ext cx="6343650" cy="4162425"/>
                    </a:xfrm>
                    <a:prstGeom prst="rect">
                      <a:avLst/>
                    </a:prstGeom>
                    <a:noFill/>
                    <a:ln>
                      <a:noFill/>
                    </a:ln>
                    <a:extLst>
                      <a:ext uri="{53640926-AAD7-44D8-BBD7-CCE9431645EC}">
                        <a14:shadowObscured xmlns:a14="http://schemas.microsoft.com/office/drawing/2010/main"/>
                      </a:ext>
                    </a:extLst>
                  </pic:spPr>
                </pic:pic>
              </a:graphicData>
            </a:graphic>
          </wp:inline>
        </w:drawing>
      </w:r>
    </w:p>
    <w:p w:rsidR="00566A43" w:rsidRDefault="00566A43" w:rsidP="00566A43">
      <w:pPr>
        <w:pStyle w:val="NormalWeb"/>
        <w:shd w:val="clear" w:color="auto" w:fill="FFFFFF"/>
        <w:spacing w:before="225" w:beforeAutospacing="0" w:after="225" w:afterAutospacing="0"/>
        <w:textAlignment w:val="baseline"/>
        <w:rPr>
          <w:rFonts w:ascii="Helvetica" w:hAnsi="Helvetica"/>
          <w:color w:val="222222"/>
          <w:sz w:val="27"/>
          <w:szCs w:val="27"/>
        </w:rPr>
      </w:pPr>
      <w:r>
        <w:rPr>
          <w:rFonts w:ascii="Helvetica" w:hAnsi="Helvetica"/>
          <w:color w:val="222222"/>
          <w:sz w:val="27"/>
          <w:szCs w:val="27"/>
        </w:rPr>
        <w:t xml:space="preserve">If we’re to visualize the vectors and the layer-norm operation associated with </w:t>
      </w:r>
      <w:proofErr w:type="spellStart"/>
      <w:r>
        <w:rPr>
          <w:rFonts w:ascii="Helvetica" w:hAnsi="Helvetica"/>
          <w:color w:val="222222"/>
          <w:sz w:val="27"/>
          <w:szCs w:val="27"/>
        </w:rPr>
        <w:t>self attention</w:t>
      </w:r>
      <w:proofErr w:type="spellEnd"/>
      <w:r>
        <w:rPr>
          <w:rFonts w:ascii="Helvetica" w:hAnsi="Helvetica"/>
          <w:color w:val="222222"/>
          <w:sz w:val="27"/>
          <w:szCs w:val="27"/>
        </w:rPr>
        <w:t>, it would look like this:</w:t>
      </w:r>
    </w:p>
    <w:p w:rsidR="00566A43" w:rsidRDefault="00566A43" w:rsidP="00566A43">
      <w:pPr>
        <w:shd w:val="clear" w:color="auto" w:fill="FFFFFF"/>
        <w:jc w:val="center"/>
        <w:textAlignment w:val="baseline"/>
        <w:rPr>
          <w:rFonts w:ascii="Helvetica" w:hAnsi="Helvetica"/>
          <w:color w:val="666666"/>
          <w:sz w:val="23"/>
          <w:szCs w:val="23"/>
        </w:rPr>
      </w:pPr>
      <w:r>
        <w:rPr>
          <w:rFonts w:ascii="Helvetica" w:hAnsi="Helvetica"/>
          <w:noProof/>
          <w:color w:val="666666"/>
          <w:sz w:val="23"/>
          <w:szCs w:val="23"/>
        </w:rPr>
        <w:lastRenderedPageBreak/>
        <w:drawing>
          <wp:inline distT="0" distB="0" distL="0" distR="0">
            <wp:extent cx="6781800" cy="5924550"/>
            <wp:effectExtent l="0" t="0" r="0" b="0"/>
            <wp:docPr id="20" name="Picture 20" descr="http://jalammar.github.io/images/t/transformer_resideual_layer_n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lammar.github.io/images/t/transformer_resideual_layer_norm_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6325"/>
                    <a:stretch/>
                  </pic:blipFill>
                  <pic:spPr bwMode="auto">
                    <a:xfrm>
                      <a:off x="0" y="0"/>
                      <a:ext cx="6781800" cy="5924550"/>
                    </a:xfrm>
                    <a:prstGeom prst="rect">
                      <a:avLst/>
                    </a:prstGeom>
                    <a:noFill/>
                    <a:ln>
                      <a:noFill/>
                    </a:ln>
                    <a:extLst>
                      <a:ext uri="{53640926-AAD7-44D8-BBD7-CCE9431645EC}">
                        <a14:shadowObscured xmlns:a14="http://schemas.microsoft.com/office/drawing/2010/main"/>
                      </a:ext>
                    </a:extLst>
                  </pic:spPr>
                </pic:pic>
              </a:graphicData>
            </a:graphic>
          </wp:inline>
        </w:drawing>
      </w:r>
    </w:p>
    <w:p w:rsidR="00566A43" w:rsidRDefault="00566A43" w:rsidP="00566A43">
      <w:pPr>
        <w:pStyle w:val="NormalWeb"/>
        <w:shd w:val="clear" w:color="auto" w:fill="FFFFFF"/>
        <w:spacing w:before="225" w:beforeAutospacing="0" w:after="225" w:afterAutospacing="0"/>
        <w:textAlignment w:val="baseline"/>
        <w:rPr>
          <w:rFonts w:ascii="Helvetica" w:hAnsi="Helvetica"/>
          <w:color w:val="222222"/>
          <w:sz w:val="27"/>
          <w:szCs w:val="27"/>
        </w:rPr>
      </w:pPr>
      <w:r>
        <w:rPr>
          <w:rFonts w:ascii="Helvetica" w:hAnsi="Helvetica"/>
          <w:color w:val="222222"/>
          <w:sz w:val="27"/>
          <w:szCs w:val="27"/>
        </w:rPr>
        <w:t>This goes for the sub-layers of the decoder as well. If we’re to think of a Transformer of 2 stacked encoders and decoders, it would look something like this:</w:t>
      </w:r>
    </w:p>
    <w:p w:rsidR="00566A43" w:rsidRDefault="00566A43" w:rsidP="00566A43">
      <w:pPr>
        <w:shd w:val="clear" w:color="auto" w:fill="FFFFFF"/>
        <w:jc w:val="center"/>
        <w:textAlignment w:val="baseline"/>
        <w:rPr>
          <w:rFonts w:ascii="Helvetica" w:hAnsi="Helvetica"/>
          <w:color w:val="666666"/>
          <w:sz w:val="23"/>
          <w:szCs w:val="23"/>
        </w:rPr>
      </w:pPr>
      <w:r>
        <w:rPr>
          <w:rFonts w:ascii="Helvetica" w:hAnsi="Helvetica"/>
          <w:noProof/>
          <w:color w:val="666666"/>
          <w:sz w:val="23"/>
          <w:szCs w:val="23"/>
        </w:rPr>
        <w:lastRenderedPageBreak/>
        <w:drawing>
          <wp:inline distT="0" distB="0" distL="0" distR="0">
            <wp:extent cx="6722175" cy="3819525"/>
            <wp:effectExtent l="0" t="0" r="2540" b="0"/>
            <wp:docPr id="19" name="Picture 19" descr="http://jalammar.github.io/images/t/transformer_resideual_layer_nor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lammar.github.io/images/t/transformer_resideual_layer_norm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6632" cy="3827740"/>
                    </a:xfrm>
                    <a:prstGeom prst="rect">
                      <a:avLst/>
                    </a:prstGeom>
                    <a:noFill/>
                    <a:ln>
                      <a:noFill/>
                    </a:ln>
                  </pic:spPr>
                </pic:pic>
              </a:graphicData>
            </a:graphic>
          </wp:inline>
        </w:drawing>
      </w:r>
    </w:p>
    <w:p w:rsidR="00EB6663" w:rsidRPr="00A5413B" w:rsidRDefault="00EB6663" w:rsidP="00EB6663">
      <w:pPr>
        <w:pStyle w:val="ListParagraph"/>
        <w:rPr>
          <w:rFonts w:asciiTheme="majorBidi" w:hAnsiTheme="majorBidi" w:cstheme="majorBidi"/>
          <w:sz w:val="28"/>
          <w:szCs w:val="28"/>
        </w:rPr>
      </w:pPr>
    </w:p>
    <w:p w:rsidR="00E52A66" w:rsidRPr="00A5413B" w:rsidRDefault="00E52A66" w:rsidP="00EB6663">
      <w:pPr>
        <w:pStyle w:val="ListParagraph"/>
        <w:rPr>
          <w:rFonts w:asciiTheme="majorBidi" w:hAnsiTheme="majorBidi" w:cstheme="majorBidi"/>
          <w:sz w:val="28"/>
          <w:szCs w:val="28"/>
        </w:rPr>
      </w:pPr>
    </w:p>
    <w:p w:rsidR="00E52A66" w:rsidRPr="00A5413B" w:rsidRDefault="00E52A66" w:rsidP="00EB6663">
      <w:pPr>
        <w:pStyle w:val="ListParagraph"/>
        <w:rPr>
          <w:rFonts w:asciiTheme="majorBidi" w:hAnsiTheme="majorBidi" w:cstheme="majorBidi"/>
          <w:sz w:val="28"/>
          <w:szCs w:val="28"/>
        </w:rPr>
      </w:pPr>
    </w:p>
    <w:p w:rsidR="00E52A66" w:rsidRPr="0051320D" w:rsidRDefault="00566A43" w:rsidP="00566A43">
      <w:pPr>
        <w:pStyle w:val="Heading2"/>
        <w:shd w:val="clear" w:color="auto" w:fill="FFFFFF"/>
        <w:spacing w:before="240" w:after="225"/>
        <w:textAlignment w:val="baseline"/>
        <w:rPr>
          <w:rFonts w:asciiTheme="majorBidi" w:hAnsiTheme="majorBidi"/>
          <w:b/>
          <w:bCs/>
          <w:color w:val="222222"/>
          <w:sz w:val="36"/>
          <w:szCs w:val="36"/>
        </w:rPr>
      </w:pPr>
      <w:r w:rsidRPr="0051320D">
        <w:rPr>
          <w:rFonts w:asciiTheme="majorBidi" w:hAnsiTheme="majorBidi"/>
          <w:b/>
          <w:bCs/>
          <w:color w:val="222222"/>
          <w:sz w:val="36"/>
          <w:szCs w:val="36"/>
        </w:rPr>
        <w:t>The Decoder Side</w:t>
      </w:r>
    </w:p>
    <w:p w:rsidR="0051320D" w:rsidRDefault="00566A43" w:rsidP="0051320D">
      <w:pPr>
        <w:shd w:val="clear" w:color="auto" w:fill="FFFFFF"/>
        <w:spacing w:before="225" w:after="225" w:line="240" w:lineRule="auto"/>
        <w:textAlignment w:val="baseline"/>
        <w:rPr>
          <w:rFonts w:asciiTheme="majorBidi" w:eastAsia="Times New Roman" w:hAnsiTheme="majorBidi" w:cstheme="majorBidi"/>
          <w:color w:val="222222"/>
          <w:sz w:val="28"/>
          <w:szCs w:val="28"/>
        </w:rPr>
      </w:pPr>
      <w:r w:rsidRPr="00566A43">
        <w:rPr>
          <w:rFonts w:asciiTheme="majorBidi" w:eastAsia="Times New Roman" w:hAnsiTheme="majorBidi" w:cstheme="majorBidi"/>
          <w:color w:val="222222"/>
          <w:sz w:val="28"/>
          <w:szCs w:val="28"/>
        </w:rPr>
        <w:t>Now that we’ve covered most of the concepts on the encoder side, we basically know how the components of decoders work as well. But let’s take a look at how they work together.</w:t>
      </w:r>
      <w:r w:rsidR="0051320D" w:rsidRPr="0051320D">
        <w:rPr>
          <w:rFonts w:asciiTheme="majorBidi" w:eastAsia="Times New Roman" w:hAnsiTheme="majorBidi" w:cstheme="majorBidi"/>
          <w:color w:val="222222"/>
          <w:sz w:val="28"/>
          <w:szCs w:val="28"/>
        </w:rPr>
        <w:t xml:space="preserve"> </w:t>
      </w:r>
      <w:r w:rsidR="0051320D">
        <w:rPr>
          <w:rFonts w:asciiTheme="majorBidi" w:eastAsia="Times New Roman" w:hAnsiTheme="majorBidi" w:cstheme="majorBidi"/>
          <w:color w:val="222222"/>
          <w:sz w:val="28"/>
          <w:szCs w:val="28"/>
        </w:rPr>
        <w:t xml:space="preserve"> </w:t>
      </w:r>
    </w:p>
    <w:p w:rsidR="0051320D" w:rsidRDefault="0051320D" w:rsidP="0051320D">
      <w:pPr>
        <w:shd w:val="clear" w:color="auto" w:fill="FFFFFF"/>
        <w:spacing w:before="225" w:after="225" w:line="240" w:lineRule="auto"/>
        <w:textAlignment w:val="baseline"/>
        <w:rPr>
          <w:rFonts w:asciiTheme="majorBidi" w:hAnsiTheme="majorBidi" w:cstheme="majorBidi"/>
          <w:sz w:val="28"/>
          <w:szCs w:val="28"/>
        </w:rPr>
      </w:pPr>
      <w:r>
        <w:rPr>
          <w:rFonts w:asciiTheme="majorBidi" w:eastAsia="Times New Roman" w:hAnsiTheme="majorBidi" w:cstheme="majorBidi"/>
          <w:color w:val="222222"/>
          <w:sz w:val="28"/>
          <w:szCs w:val="28"/>
        </w:rPr>
        <w:t xml:space="preserve"> </w:t>
      </w:r>
      <w:r w:rsidR="00566A43" w:rsidRPr="00566A43">
        <w:rPr>
          <w:rFonts w:asciiTheme="majorBidi" w:eastAsia="Times New Roman" w:hAnsiTheme="majorBidi" w:cstheme="majorBidi"/>
          <w:color w:val="222222"/>
          <w:sz w:val="28"/>
          <w:szCs w:val="28"/>
        </w:rPr>
        <w:t xml:space="preserve">The encoder </w:t>
      </w:r>
      <w:r w:rsidRPr="0051320D">
        <w:rPr>
          <w:rFonts w:asciiTheme="majorBidi" w:eastAsia="Times New Roman" w:hAnsiTheme="majorBidi" w:cstheme="majorBidi"/>
          <w:color w:val="222222"/>
          <w:sz w:val="28"/>
          <w:szCs w:val="28"/>
        </w:rPr>
        <w:t>starts</w:t>
      </w:r>
      <w:r w:rsidR="00566A43" w:rsidRPr="00566A43">
        <w:rPr>
          <w:rFonts w:asciiTheme="majorBidi" w:eastAsia="Times New Roman" w:hAnsiTheme="majorBidi" w:cstheme="majorBidi"/>
          <w:color w:val="222222"/>
          <w:sz w:val="28"/>
          <w:szCs w:val="28"/>
        </w:rPr>
        <w:t xml:space="preserve"> by processing the input sequence. The output of the top encoder is then transformed into a set of attention vectors K and V. These are to be used by each decoder in its “encoder-decoder attention” layer which helps the decoder focus on appropriate places in the input sequence</w:t>
      </w:r>
      <w:r w:rsidR="00566A43" w:rsidRPr="00566A43">
        <w:rPr>
          <w:rFonts w:asciiTheme="majorBidi" w:eastAsia="Times New Roman" w:hAnsiTheme="majorBidi" w:cstheme="majorBidi"/>
          <w:color w:val="222222"/>
          <w:sz w:val="27"/>
          <w:szCs w:val="27"/>
        </w:rPr>
        <w:t>:</w:t>
      </w:r>
      <w:r w:rsidRPr="0051320D">
        <w:rPr>
          <w:rFonts w:asciiTheme="majorBidi" w:eastAsia="Times New Roman" w:hAnsiTheme="majorBidi" w:cstheme="majorBidi"/>
          <w:color w:val="222222"/>
          <w:sz w:val="27"/>
          <w:szCs w:val="27"/>
        </w:rPr>
        <w:t xml:space="preserve"> </w:t>
      </w:r>
      <w:r w:rsidRPr="0051320D">
        <w:rPr>
          <w:rFonts w:asciiTheme="majorBidi" w:hAnsiTheme="majorBidi" w:cstheme="majorBidi"/>
          <w:color w:val="222222"/>
          <w:sz w:val="28"/>
          <w:szCs w:val="28"/>
          <w:shd w:val="clear" w:color="auto" w:fill="FFFFFF"/>
        </w:rPr>
        <w:t>The following steps repeat the process until a special </w:t>
      </w:r>
      <w:r w:rsidRPr="0051320D">
        <w:rPr>
          <w:rFonts w:asciiTheme="majorBidi" w:hAnsiTheme="majorBidi" w:cstheme="majorBidi"/>
          <w:sz w:val="28"/>
          <w:szCs w:val="28"/>
        </w:rPr>
        <w:t>symbol is reached indicating the transformer decoder has completed its output. The output of each step is fed to the bottom decoder in the next time step, and the decoders bubble up their decoding results just like the encoders did. And just like we did with the encoder inputs, we embed and add positional encoding to those decoder inputs to indicate the position of each word.</w:t>
      </w:r>
    </w:p>
    <w:p w:rsidR="0051320D" w:rsidRPr="0051320D" w:rsidRDefault="0051320D" w:rsidP="0051320D">
      <w:pPr>
        <w:shd w:val="clear" w:color="auto" w:fill="FFFFFF"/>
        <w:spacing w:before="225" w:after="225" w:line="240" w:lineRule="auto"/>
        <w:textAlignment w:val="baseline"/>
        <w:rPr>
          <w:rFonts w:asciiTheme="majorBidi" w:eastAsia="Times New Roman" w:hAnsiTheme="majorBidi" w:cstheme="majorBidi"/>
          <w:color w:val="222222"/>
          <w:sz w:val="28"/>
          <w:szCs w:val="28"/>
        </w:rPr>
      </w:pPr>
      <w:r w:rsidRPr="0051320D">
        <w:rPr>
          <w:rFonts w:asciiTheme="majorBidi" w:eastAsia="Times New Roman" w:hAnsiTheme="majorBidi" w:cstheme="majorBidi"/>
          <w:color w:val="222222"/>
          <w:sz w:val="28"/>
          <w:szCs w:val="28"/>
        </w:rPr>
        <w:lastRenderedPageBreak/>
        <w:t>The self-attention layers in the decoder operate in a slightly different way than the one in the encoder:</w:t>
      </w:r>
    </w:p>
    <w:p w:rsidR="0051320D" w:rsidRPr="0051320D" w:rsidRDefault="0051320D" w:rsidP="0051320D">
      <w:pPr>
        <w:shd w:val="clear" w:color="auto" w:fill="FFFFFF"/>
        <w:spacing w:after="0" w:line="240" w:lineRule="auto"/>
        <w:textAlignment w:val="baseline"/>
        <w:rPr>
          <w:rFonts w:asciiTheme="majorBidi" w:eastAsia="Times New Roman" w:hAnsiTheme="majorBidi" w:cstheme="majorBidi"/>
          <w:color w:val="222222"/>
          <w:sz w:val="28"/>
          <w:szCs w:val="28"/>
        </w:rPr>
      </w:pPr>
      <w:r w:rsidRPr="0051320D">
        <w:rPr>
          <w:rFonts w:asciiTheme="majorBidi" w:eastAsia="Times New Roman" w:hAnsiTheme="majorBidi" w:cstheme="majorBidi"/>
          <w:color w:val="222222"/>
          <w:sz w:val="28"/>
          <w:szCs w:val="28"/>
        </w:rPr>
        <w:t>In the decoder, the self-attention layer is only allowed to attend to earlier positions in the output sequence. This is done by masking future positions (setting them to </w:t>
      </w:r>
      <w:r w:rsidRPr="0051320D">
        <w:rPr>
          <w:rFonts w:asciiTheme="majorBidi" w:eastAsia="Times New Roman" w:hAnsiTheme="majorBidi" w:cstheme="majorBidi"/>
          <w:color w:val="C7254E"/>
          <w:sz w:val="28"/>
          <w:szCs w:val="28"/>
          <w:bdr w:val="none" w:sz="0" w:space="0" w:color="auto" w:frame="1"/>
          <w:shd w:val="clear" w:color="auto" w:fill="F9F2F4"/>
        </w:rPr>
        <w:t>-</w:t>
      </w:r>
      <w:proofErr w:type="spellStart"/>
      <w:r w:rsidRPr="0051320D">
        <w:rPr>
          <w:rFonts w:asciiTheme="majorBidi" w:eastAsia="Times New Roman" w:hAnsiTheme="majorBidi" w:cstheme="majorBidi"/>
          <w:color w:val="C7254E"/>
          <w:sz w:val="28"/>
          <w:szCs w:val="28"/>
          <w:bdr w:val="none" w:sz="0" w:space="0" w:color="auto" w:frame="1"/>
          <w:shd w:val="clear" w:color="auto" w:fill="F9F2F4"/>
        </w:rPr>
        <w:t>inf</w:t>
      </w:r>
      <w:proofErr w:type="spellEnd"/>
      <w:r w:rsidRPr="0051320D">
        <w:rPr>
          <w:rFonts w:asciiTheme="majorBidi" w:eastAsia="Times New Roman" w:hAnsiTheme="majorBidi" w:cstheme="majorBidi"/>
          <w:color w:val="222222"/>
          <w:sz w:val="28"/>
          <w:szCs w:val="28"/>
        </w:rPr>
        <w:t xml:space="preserve">) before the </w:t>
      </w:r>
      <w:proofErr w:type="spellStart"/>
      <w:r w:rsidRPr="0051320D">
        <w:rPr>
          <w:rFonts w:asciiTheme="majorBidi" w:eastAsia="Times New Roman" w:hAnsiTheme="majorBidi" w:cstheme="majorBidi"/>
          <w:color w:val="222222"/>
          <w:sz w:val="28"/>
          <w:szCs w:val="28"/>
        </w:rPr>
        <w:t>softmax</w:t>
      </w:r>
      <w:proofErr w:type="spellEnd"/>
      <w:r w:rsidRPr="0051320D">
        <w:rPr>
          <w:rFonts w:asciiTheme="majorBidi" w:eastAsia="Times New Roman" w:hAnsiTheme="majorBidi" w:cstheme="majorBidi"/>
          <w:color w:val="222222"/>
          <w:sz w:val="28"/>
          <w:szCs w:val="28"/>
        </w:rPr>
        <w:t xml:space="preserve"> step in the self-attention calculation.</w:t>
      </w:r>
    </w:p>
    <w:p w:rsidR="0051320D" w:rsidRPr="0051320D" w:rsidRDefault="0051320D" w:rsidP="0051320D">
      <w:pPr>
        <w:shd w:val="clear" w:color="auto" w:fill="FFFFFF"/>
        <w:spacing w:before="225" w:after="225" w:line="240" w:lineRule="auto"/>
        <w:textAlignment w:val="baseline"/>
        <w:rPr>
          <w:rFonts w:asciiTheme="majorBidi" w:eastAsia="Times New Roman" w:hAnsiTheme="majorBidi" w:cstheme="majorBidi"/>
          <w:color w:val="222222"/>
          <w:sz w:val="28"/>
          <w:szCs w:val="28"/>
        </w:rPr>
      </w:pPr>
      <w:r w:rsidRPr="0051320D">
        <w:rPr>
          <w:rFonts w:asciiTheme="majorBidi" w:eastAsia="Times New Roman" w:hAnsiTheme="majorBidi" w:cstheme="majorBidi"/>
          <w:color w:val="222222"/>
          <w:sz w:val="28"/>
          <w:szCs w:val="28"/>
        </w:rPr>
        <w:t xml:space="preserve">The “Encoder-Decoder Attention” layer works just like </w:t>
      </w:r>
      <w:proofErr w:type="spellStart"/>
      <w:r w:rsidRPr="0051320D">
        <w:rPr>
          <w:rFonts w:asciiTheme="majorBidi" w:eastAsia="Times New Roman" w:hAnsiTheme="majorBidi" w:cstheme="majorBidi"/>
          <w:color w:val="222222"/>
          <w:sz w:val="28"/>
          <w:szCs w:val="28"/>
        </w:rPr>
        <w:t>multiheaded</w:t>
      </w:r>
      <w:proofErr w:type="spellEnd"/>
      <w:r w:rsidRPr="0051320D">
        <w:rPr>
          <w:rFonts w:asciiTheme="majorBidi" w:eastAsia="Times New Roman" w:hAnsiTheme="majorBidi" w:cstheme="majorBidi"/>
          <w:color w:val="222222"/>
          <w:sz w:val="28"/>
          <w:szCs w:val="28"/>
        </w:rPr>
        <w:t xml:space="preserve"> self-attention, except it creates its Queries matrix from the layer below it, and takes the Keys and Values matrix from the output of the encoder stack.</w:t>
      </w:r>
    </w:p>
    <w:p w:rsidR="0051320D" w:rsidRPr="0051320D" w:rsidRDefault="0051320D" w:rsidP="0051320D">
      <w:pPr>
        <w:pStyle w:val="Heading2"/>
        <w:spacing w:before="240" w:after="225"/>
        <w:textAlignment w:val="baseline"/>
        <w:rPr>
          <w:rFonts w:ascii="Helvetica" w:hAnsi="Helvetica"/>
          <w:b/>
          <w:bCs/>
          <w:color w:val="222222"/>
          <w:sz w:val="36"/>
          <w:szCs w:val="36"/>
        </w:rPr>
      </w:pPr>
      <w:r w:rsidRPr="0051320D">
        <w:rPr>
          <w:rFonts w:ascii="Helvetica" w:hAnsi="Helvetica"/>
          <w:b/>
          <w:bCs/>
          <w:color w:val="222222"/>
          <w:sz w:val="36"/>
          <w:szCs w:val="36"/>
        </w:rPr>
        <w:t xml:space="preserve">The Final Linear and </w:t>
      </w:r>
      <w:proofErr w:type="spellStart"/>
      <w:r w:rsidRPr="0051320D">
        <w:rPr>
          <w:rFonts w:ascii="Helvetica" w:hAnsi="Helvetica"/>
          <w:b/>
          <w:bCs/>
          <w:color w:val="222222"/>
          <w:sz w:val="36"/>
          <w:szCs w:val="36"/>
        </w:rPr>
        <w:t>Softmax</w:t>
      </w:r>
      <w:proofErr w:type="spellEnd"/>
      <w:r w:rsidRPr="0051320D">
        <w:rPr>
          <w:rFonts w:ascii="Helvetica" w:hAnsi="Helvetica"/>
          <w:b/>
          <w:bCs/>
          <w:color w:val="222222"/>
          <w:sz w:val="36"/>
          <w:szCs w:val="36"/>
        </w:rPr>
        <w:t xml:space="preserve"> Layer</w:t>
      </w:r>
    </w:p>
    <w:p w:rsidR="0051320D" w:rsidRPr="0051320D" w:rsidRDefault="0051320D" w:rsidP="0051320D">
      <w:pPr>
        <w:pStyle w:val="NormalWeb"/>
        <w:spacing w:before="225" w:beforeAutospacing="0" w:after="225" w:afterAutospacing="0"/>
        <w:textAlignment w:val="baseline"/>
        <w:rPr>
          <w:sz w:val="28"/>
          <w:szCs w:val="28"/>
        </w:rPr>
      </w:pPr>
      <w:r w:rsidRPr="0051320D">
        <w:rPr>
          <w:sz w:val="28"/>
          <w:szCs w:val="28"/>
        </w:rPr>
        <w:t xml:space="preserve">The decoder stack outputs a vector of floats. How do we turn that into a word? That’s the job of the final Linear layer which is followed by a </w:t>
      </w:r>
      <w:proofErr w:type="spellStart"/>
      <w:r w:rsidRPr="0051320D">
        <w:rPr>
          <w:sz w:val="28"/>
          <w:szCs w:val="28"/>
        </w:rPr>
        <w:t>Softmax</w:t>
      </w:r>
      <w:proofErr w:type="spellEnd"/>
      <w:r w:rsidRPr="0051320D">
        <w:rPr>
          <w:sz w:val="28"/>
          <w:szCs w:val="28"/>
        </w:rPr>
        <w:t xml:space="preserve"> Layer.</w:t>
      </w:r>
    </w:p>
    <w:p w:rsidR="0051320D" w:rsidRDefault="0051320D" w:rsidP="0051320D">
      <w:pPr>
        <w:pStyle w:val="NormalWeb"/>
        <w:spacing w:before="225" w:beforeAutospacing="0" w:after="225" w:afterAutospacing="0"/>
        <w:textAlignment w:val="baseline"/>
        <w:rPr>
          <w:sz w:val="28"/>
          <w:szCs w:val="28"/>
        </w:rPr>
      </w:pPr>
      <w:r w:rsidRPr="0051320D">
        <w:rPr>
          <w:sz w:val="28"/>
          <w:szCs w:val="28"/>
        </w:rPr>
        <w:t>The Linear layer is a simple fully connected neural network that projects the vector produced by the stack of decoders, into a much, much larger vector called a logits vector.</w:t>
      </w:r>
    </w:p>
    <w:p w:rsidR="0051320D" w:rsidRPr="0051320D" w:rsidRDefault="0051320D" w:rsidP="0051320D">
      <w:pPr>
        <w:pStyle w:val="NormalWeb"/>
        <w:spacing w:before="225" w:beforeAutospacing="0" w:after="225" w:afterAutospacing="0"/>
        <w:textAlignment w:val="baseline"/>
        <w:rPr>
          <w:sz w:val="28"/>
          <w:szCs w:val="28"/>
        </w:rPr>
      </w:pPr>
      <w:r w:rsidRPr="0051320D">
        <w:rPr>
          <w:sz w:val="28"/>
          <w:szCs w:val="28"/>
        </w:rPr>
        <w:t xml:space="preserve">The </w:t>
      </w:r>
      <w:proofErr w:type="spellStart"/>
      <w:r w:rsidRPr="0051320D">
        <w:rPr>
          <w:sz w:val="28"/>
          <w:szCs w:val="28"/>
        </w:rPr>
        <w:t>softmax</w:t>
      </w:r>
      <w:proofErr w:type="spellEnd"/>
      <w:r w:rsidRPr="0051320D">
        <w:rPr>
          <w:sz w:val="28"/>
          <w:szCs w:val="28"/>
        </w:rPr>
        <w:t xml:space="preserve"> layer then turns those scores into probabilities (all positive, all add up to 1.0). The cell with the highest probability is chosen, and the word associated with it is produced as the output for this time step.</w:t>
      </w:r>
    </w:p>
    <w:p w:rsidR="0051320D" w:rsidRDefault="0051320D" w:rsidP="0051320D">
      <w:pPr>
        <w:jc w:val="center"/>
        <w:textAlignment w:val="baseline"/>
        <w:rPr>
          <w:rFonts w:ascii="inherit" w:hAnsi="inherit"/>
          <w:color w:val="666666"/>
          <w:sz w:val="23"/>
          <w:szCs w:val="23"/>
        </w:rPr>
      </w:pPr>
      <w:r>
        <w:rPr>
          <w:rFonts w:ascii="inherit" w:hAnsi="inherit"/>
          <w:noProof/>
          <w:color w:val="666666"/>
          <w:sz w:val="23"/>
          <w:szCs w:val="23"/>
        </w:rPr>
        <w:drawing>
          <wp:inline distT="0" distB="0" distL="0" distR="0">
            <wp:extent cx="5089152" cy="3285402"/>
            <wp:effectExtent l="0" t="0" r="0" b="0"/>
            <wp:docPr id="22" name="Picture 22" descr="http://jalammar.github.io/images/t/transformer_decoder_output_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alammar.github.io/images/t/transformer_decoder_output_softma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396" cy="3297180"/>
                    </a:xfrm>
                    <a:prstGeom prst="rect">
                      <a:avLst/>
                    </a:prstGeom>
                    <a:noFill/>
                    <a:ln>
                      <a:noFill/>
                    </a:ln>
                  </pic:spPr>
                </pic:pic>
              </a:graphicData>
            </a:graphic>
          </wp:inline>
        </w:drawing>
      </w:r>
      <w:r>
        <w:rPr>
          <w:rFonts w:ascii="inherit" w:hAnsi="inherit"/>
          <w:color w:val="666666"/>
          <w:sz w:val="23"/>
          <w:szCs w:val="23"/>
        </w:rPr>
        <w:br/>
        <w:t>This figure starts from the bottom with the vector produced as the output of the decoder stack. It is then turned into an output word.</w:t>
      </w:r>
    </w:p>
    <w:p w:rsidR="0051320D" w:rsidRDefault="00E84619" w:rsidP="00E84619">
      <w:pPr>
        <w:pStyle w:val="Heading2"/>
        <w:rPr>
          <w:rFonts w:eastAsia="Times New Roman"/>
          <w:sz w:val="56"/>
          <w:szCs w:val="56"/>
        </w:rPr>
      </w:pPr>
      <w:r w:rsidRPr="00E84619">
        <w:rPr>
          <w:rFonts w:eastAsia="Times New Roman"/>
          <w:sz w:val="56"/>
          <w:szCs w:val="56"/>
        </w:rPr>
        <w:lastRenderedPageBreak/>
        <w:t xml:space="preserve">Transfer Learning in </w:t>
      </w:r>
      <w:proofErr w:type="spellStart"/>
      <w:r w:rsidRPr="00E84619">
        <w:rPr>
          <w:rFonts w:eastAsia="Times New Roman"/>
          <w:sz w:val="56"/>
          <w:szCs w:val="56"/>
        </w:rPr>
        <w:t>nlp</w:t>
      </w:r>
      <w:proofErr w:type="spellEnd"/>
      <w:r w:rsidRPr="00E84619">
        <w:rPr>
          <w:rFonts w:eastAsia="Times New Roman"/>
          <w:sz w:val="56"/>
          <w:szCs w:val="56"/>
        </w:rPr>
        <w:t xml:space="preserve"> </w:t>
      </w:r>
    </w:p>
    <w:p w:rsidR="00E84619" w:rsidRPr="006655BF" w:rsidRDefault="006655BF" w:rsidP="00E84619">
      <w:pPr>
        <w:rPr>
          <w:rFonts w:asciiTheme="majorBidi" w:hAnsiTheme="majorBidi" w:cstheme="majorBidi"/>
          <w:color w:val="222222"/>
          <w:sz w:val="28"/>
          <w:szCs w:val="28"/>
          <w:shd w:val="clear" w:color="auto" w:fill="FFFFFF"/>
        </w:rPr>
      </w:pPr>
      <w:r w:rsidRPr="006655BF">
        <w:rPr>
          <w:rFonts w:asciiTheme="majorBidi" w:hAnsiTheme="majorBidi" w:cstheme="majorBidi"/>
          <w:color w:val="222222"/>
          <w:sz w:val="28"/>
          <w:szCs w:val="28"/>
          <w:shd w:val="clear" w:color="auto" w:fill="FFFFFF"/>
        </w:rPr>
        <w:t>The year 2018 has been an inflection point for machine learning models handling text (or more accurately, Natural Language Processing or NLP for short). Our conceptual understanding of how best to represent words and sentences in a way that best captures underlying meanings and relationships is rapidly evolving. Moreover, the NLP community has been putting forward incredibly powerful components that you can freely download and use in your own models and pipelines </w:t>
      </w:r>
    </w:p>
    <w:p w:rsidR="006655BF" w:rsidRPr="006655BF" w:rsidRDefault="006655BF" w:rsidP="006655BF">
      <w:pPr>
        <w:pStyle w:val="Heading1"/>
        <w:spacing w:before="300" w:line="600" w:lineRule="atLeast"/>
        <w:rPr>
          <w:rFonts w:ascii="Lucida Sans Unicode" w:hAnsi="Lucida Sans Unicode" w:cs="Lucida Sans Unicode"/>
          <w:b/>
          <w:bCs/>
          <w:color w:val="292929"/>
          <w:spacing w:val="-5"/>
          <w:sz w:val="36"/>
          <w:szCs w:val="36"/>
        </w:rPr>
      </w:pPr>
      <w:proofErr w:type="spellStart"/>
      <w:r w:rsidRPr="006655BF">
        <w:rPr>
          <w:rFonts w:ascii="Lucida Sans Unicode" w:hAnsi="Lucida Sans Unicode" w:cs="Lucida Sans Unicode"/>
          <w:b/>
          <w:bCs/>
          <w:color w:val="292929"/>
          <w:spacing w:val="-5"/>
          <w:sz w:val="36"/>
          <w:szCs w:val="36"/>
        </w:rPr>
        <w:t>ELMo</w:t>
      </w:r>
      <w:proofErr w:type="spellEnd"/>
    </w:p>
    <w:p w:rsidR="006655BF" w:rsidRDefault="006655BF" w:rsidP="006655BF">
      <w:pPr>
        <w:pStyle w:val="io"/>
        <w:spacing w:before="206" w:beforeAutospacing="0" w:after="0" w:afterAutospacing="0" w:line="480" w:lineRule="atLeast"/>
        <w:rPr>
          <w:rFonts w:ascii="Georgia" w:hAnsi="Georgia"/>
          <w:color w:val="292929"/>
          <w:spacing w:val="-1"/>
          <w:sz w:val="28"/>
          <w:szCs w:val="28"/>
        </w:rPr>
      </w:pPr>
      <w:hyperlink r:id="rId34" w:tgtFrame="_blank" w:history="1">
        <w:proofErr w:type="spellStart"/>
        <w:r w:rsidRPr="006655BF">
          <w:rPr>
            <w:rStyle w:val="Strong"/>
            <w:rFonts w:ascii="Georgia" w:hAnsi="Georgia"/>
            <w:b w:val="0"/>
            <w:bCs w:val="0"/>
            <w:color w:val="000000" w:themeColor="text1"/>
            <w:spacing w:val="-1"/>
            <w:sz w:val="28"/>
            <w:szCs w:val="28"/>
          </w:rPr>
          <w:t>ELMo</w:t>
        </w:r>
        <w:proofErr w:type="spellEnd"/>
      </w:hyperlink>
      <w:r w:rsidRPr="006655BF">
        <w:rPr>
          <w:rFonts w:ascii="Georgia" w:hAnsi="Georgia"/>
          <w:color w:val="292929"/>
          <w:spacing w:val="-1"/>
          <w:sz w:val="28"/>
          <w:szCs w:val="28"/>
        </w:rPr>
        <w:t> stands for </w:t>
      </w:r>
      <w:r w:rsidR="009E61DC">
        <w:rPr>
          <w:rStyle w:val="Strong"/>
          <w:rFonts w:ascii="Georgia" w:hAnsi="Georgia"/>
          <w:b w:val="0"/>
          <w:bCs w:val="0"/>
          <w:color w:val="292929"/>
          <w:spacing w:val="-1"/>
          <w:sz w:val="28"/>
          <w:szCs w:val="28"/>
        </w:rPr>
        <w:t>Embedding</w:t>
      </w:r>
      <w:r w:rsidRPr="006655BF">
        <w:rPr>
          <w:rStyle w:val="Strong"/>
          <w:rFonts w:ascii="Georgia" w:hAnsi="Georgia"/>
          <w:b w:val="0"/>
          <w:bCs w:val="0"/>
          <w:color w:val="292929"/>
          <w:spacing w:val="-1"/>
          <w:sz w:val="28"/>
          <w:szCs w:val="28"/>
        </w:rPr>
        <w:t xml:space="preserve"> from Language Model</w:t>
      </w:r>
      <w:r w:rsidRPr="006655BF">
        <w:rPr>
          <w:rFonts w:ascii="Georgia" w:hAnsi="Georgia"/>
          <w:color w:val="292929"/>
          <w:spacing w:val="-1"/>
          <w:sz w:val="28"/>
          <w:szCs w:val="28"/>
        </w:rPr>
        <w:t>,</w:t>
      </w:r>
      <w:r w:rsidRPr="006655BF">
        <w:rPr>
          <w:rStyle w:val="Strong"/>
          <w:rFonts w:ascii="Georgia" w:hAnsi="Georgia"/>
          <w:color w:val="292929"/>
          <w:spacing w:val="-1"/>
          <w:sz w:val="28"/>
          <w:szCs w:val="28"/>
        </w:rPr>
        <w:t> </w:t>
      </w:r>
      <w:r w:rsidRPr="006655BF">
        <w:rPr>
          <w:rFonts w:ascii="Georgia" w:hAnsi="Georgia"/>
          <w:color w:val="292929"/>
          <w:spacing w:val="-1"/>
          <w:sz w:val="28"/>
          <w:szCs w:val="28"/>
        </w:rPr>
        <w:t>as the name suggests in this models the deeply</w:t>
      </w:r>
      <w:r w:rsidR="009E61DC">
        <w:rPr>
          <w:rFonts w:ascii="Georgia" w:hAnsi="Georgia"/>
          <w:color w:val="292929"/>
          <w:spacing w:val="-1"/>
          <w:sz w:val="28"/>
          <w:szCs w:val="28"/>
        </w:rPr>
        <w:t xml:space="preserve"> contextualized word embedding </w:t>
      </w:r>
      <w:r w:rsidRPr="006655BF">
        <w:rPr>
          <w:rFonts w:ascii="Georgia" w:hAnsi="Georgia"/>
          <w:color w:val="292929"/>
          <w:spacing w:val="-1"/>
          <w:sz w:val="28"/>
          <w:szCs w:val="28"/>
        </w:rPr>
        <w:t>are created from the Language Models (LM).</w:t>
      </w:r>
    </w:p>
    <w:p w:rsidR="006655BF" w:rsidRDefault="006655BF" w:rsidP="006655BF">
      <w:pPr>
        <w:pStyle w:val="io"/>
        <w:spacing w:before="206" w:beforeAutospacing="0" w:after="0" w:afterAutospacing="0" w:line="480" w:lineRule="atLeast"/>
        <w:rPr>
          <w:rFonts w:ascii="Georgia" w:hAnsi="Georgia"/>
          <w:color w:val="292929"/>
          <w:spacing w:val="-1"/>
          <w:sz w:val="28"/>
          <w:szCs w:val="28"/>
        </w:rPr>
      </w:pPr>
      <w:proofErr w:type="spellStart"/>
      <w:r w:rsidRPr="006655BF">
        <w:rPr>
          <w:rFonts w:ascii="Georgia" w:hAnsi="Georgia"/>
          <w:color w:val="292929"/>
          <w:spacing w:val="-1"/>
          <w:sz w:val="28"/>
          <w:szCs w:val="28"/>
        </w:rPr>
        <w:t>ELMo</w:t>
      </w:r>
      <w:proofErr w:type="spellEnd"/>
      <w:r w:rsidRPr="006655BF">
        <w:rPr>
          <w:rFonts w:ascii="Georgia" w:hAnsi="Georgia"/>
          <w:color w:val="292929"/>
          <w:spacing w:val="-1"/>
          <w:sz w:val="28"/>
          <w:szCs w:val="28"/>
        </w:rPr>
        <w:t xml:space="preserve"> uses bidirectional language model (</w:t>
      </w:r>
      <w:proofErr w:type="spellStart"/>
      <w:r w:rsidRPr="006655BF">
        <w:rPr>
          <w:rFonts w:ascii="Georgia" w:hAnsi="Georgia"/>
          <w:color w:val="292929"/>
          <w:spacing w:val="-1"/>
          <w:sz w:val="28"/>
          <w:szCs w:val="28"/>
        </w:rPr>
        <w:t>biLM</w:t>
      </w:r>
      <w:proofErr w:type="spellEnd"/>
      <w:r w:rsidRPr="006655BF">
        <w:rPr>
          <w:rFonts w:ascii="Georgia" w:hAnsi="Georgia"/>
          <w:color w:val="292929"/>
          <w:spacing w:val="-1"/>
          <w:sz w:val="28"/>
          <w:szCs w:val="28"/>
        </w:rPr>
        <w:t xml:space="preserve">) which is pre-trained on a large text corpus, to learn both words (e.g., syntax and semantics) and linguistic context (i.e., to model polysemy). </w:t>
      </w:r>
      <w:proofErr w:type="spellStart"/>
      <w:r w:rsidRPr="006655BF">
        <w:rPr>
          <w:rFonts w:ascii="Georgia" w:hAnsi="Georgia"/>
          <w:color w:val="292929"/>
          <w:spacing w:val="-1"/>
          <w:sz w:val="28"/>
          <w:szCs w:val="28"/>
        </w:rPr>
        <w:t>BiLM</w:t>
      </w:r>
      <w:proofErr w:type="spellEnd"/>
      <w:r w:rsidRPr="006655BF">
        <w:rPr>
          <w:rFonts w:ascii="Georgia" w:hAnsi="Georgia"/>
          <w:color w:val="292929"/>
          <w:spacing w:val="-1"/>
          <w:sz w:val="28"/>
          <w:szCs w:val="28"/>
        </w:rPr>
        <w:t xml:space="preserve"> capture </w:t>
      </w:r>
      <w:r w:rsidRPr="006655BF">
        <w:rPr>
          <w:rStyle w:val="Strong"/>
          <w:rFonts w:ascii="Georgia" w:hAnsi="Georgia"/>
          <w:b w:val="0"/>
          <w:bCs w:val="0"/>
          <w:color w:val="292929"/>
          <w:spacing w:val="-1"/>
          <w:sz w:val="28"/>
          <w:szCs w:val="28"/>
        </w:rPr>
        <w:t>context-dependent </w:t>
      </w:r>
      <w:r w:rsidRPr="006655BF">
        <w:rPr>
          <w:rFonts w:ascii="Georgia" w:hAnsi="Georgia"/>
          <w:color w:val="292929"/>
          <w:spacing w:val="-1"/>
          <w:sz w:val="28"/>
          <w:szCs w:val="28"/>
        </w:rPr>
        <w:t>aspects of word meaning.</w:t>
      </w:r>
    </w:p>
    <w:p w:rsidR="006655BF" w:rsidRDefault="009E61DC" w:rsidP="006655BF">
      <w:pPr>
        <w:pStyle w:val="io"/>
        <w:spacing w:before="206" w:beforeAutospacing="0" w:after="0" w:afterAutospacing="0" w:line="480" w:lineRule="atLeast"/>
        <w:rPr>
          <w:rFonts w:ascii="Georgia" w:hAnsi="Georgia"/>
          <w:b/>
          <w:bCs/>
          <w:color w:val="292929"/>
          <w:spacing w:val="-1"/>
          <w:sz w:val="28"/>
          <w:szCs w:val="28"/>
        </w:rPr>
      </w:pPr>
      <w:r>
        <w:rPr>
          <w:noProof/>
        </w:rPr>
        <w:drawing>
          <wp:inline distT="0" distB="0" distL="0" distR="0">
            <wp:extent cx="4525398" cy="2709955"/>
            <wp:effectExtent l="0" t="0" r="8890" b="0"/>
            <wp:docPr id="58" name="Picture 5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for po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28920" cy="2712064"/>
                    </a:xfrm>
                    <a:prstGeom prst="rect">
                      <a:avLst/>
                    </a:prstGeom>
                    <a:noFill/>
                    <a:ln>
                      <a:noFill/>
                    </a:ln>
                  </pic:spPr>
                </pic:pic>
              </a:graphicData>
            </a:graphic>
          </wp:inline>
        </w:drawing>
      </w:r>
    </w:p>
    <w:p w:rsidR="006655BF" w:rsidRPr="006655BF" w:rsidRDefault="006655BF" w:rsidP="006655BF">
      <w:pPr>
        <w:pStyle w:val="io"/>
        <w:spacing w:before="206" w:beforeAutospacing="0" w:after="0" w:afterAutospacing="0" w:line="480" w:lineRule="atLeast"/>
        <w:rPr>
          <w:rFonts w:ascii="Georgia" w:hAnsi="Georgia"/>
          <w:b/>
          <w:bCs/>
          <w:color w:val="292929"/>
          <w:spacing w:val="-1"/>
          <w:sz w:val="28"/>
          <w:szCs w:val="28"/>
        </w:rPr>
      </w:pPr>
      <w:proofErr w:type="spellStart"/>
      <w:r w:rsidRPr="006655BF">
        <w:rPr>
          <w:rFonts w:ascii="Georgia" w:hAnsi="Georgia"/>
          <w:color w:val="292929"/>
          <w:spacing w:val="-1"/>
          <w:sz w:val="28"/>
          <w:szCs w:val="28"/>
        </w:rPr>
        <w:lastRenderedPageBreak/>
        <w:t>ELMo</w:t>
      </w:r>
      <w:proofErr w:type="spellEnd"/>
      <w:r w:rsidRPr="006655BF">
        <w:rPr>
          <w:rFonts w:ascii="Georgia" w:hAnsi="Georgia"/>
          <w:color w:val="292929"/>
          <w:spacing w:val="-1"/>
          <w:sz w:val="28"/>
          <w:szCs w:val="28"/>
        </w:rPr>
        <w:t xml:space="preserve"> is applied on </w:t>
      </w:r>
      <w:r w:rsidRPr="006655BF">
        <w:rPr>
          <w:rStyle w:val="Strong"/>
          <w:rFonts w:ascii="Georgia" w:hAnsi="Georgia"/>
          <w:b w:val="0"/>
          <w:bCs w:val="0"/>
          <w:color w:val="292929"/>
          <w:spacing w:val="-1"/>
          <w:sz w:val="28"/>
          <w:szCs w:val="28"/>
        </w:rPr>
        <w:t>semantic-intensive</w:t>
      </w:r>
      <w:r w:rsidRPr="006655BF">
        <w:rPr>
          <w:rFonts w:ascii="Georgia" w:hAnsi="Georgia"/>
          <w:color w:val="292929"/>
          <w:spacing w:val="-1"/>
          <w:sz w:val="28"/>
          <w:szCs w:val="28"/>
        </w:rPr>
        <w:t> and </w:t>
      </w:r>
      <w:r w:rsidRPr="006655BF">
        <w:rPr>
          <w:rStyle w:val="Strong"/>
          <w:rFonts w:ascii="Georgia" w:hAnsi="Georgia"/>
          <w:b w:val="0"/>
          <w:bCs w:val="0"/>
          <w:color w:val="292929"/>
          <w:spacing w:val="-1"/>
          <w:sz w:val="28"/>
          <w:szCs w:val="28"/>
        </w:rPr>
        <w:t>syntax-intensive</w:t>
      </w:r>
      <w:r w:rsidRPr="006655BF">
        <w:rPr>
          <w:rFonts w:ascii="Georgia" w:hAnsi="Georgia"/>
          <w:color w:val="292929"/>
          <w:spacing w:val="-1"/>
          <w:sz w:val="28"/>
          <w:szCs w:val="28"/>
        </w:rPr>
        <w:t xml:space="preserve"> tasks respectively using representations in different layers of </w:t>
      </w:r>
      <w:proofErr w:type="spellStart"/>
      <w:r w:rsidRPr="006655BF">
        <w:rPr>
          <w:rFonts w:ascii="Georgia" w:hAnsi="Georgia"/>
          <w:color w:val="292929"/>
          <w:spacing w:val="-1"/>
          <w:sz w:val="28"/>
          <w:szCs w:val="28"/>
        </w:rPr>
        <w:t>biLM</w:t>
      </w:r>
      <w:proofErr w:type="spellEnd"/>
    </w:p>
    <w:p w:rsidR="006655BF" w:rsidRPr="006655BF" w:rsidRDefault="006655BF" w:rsidP="006655BF">
      <w:pPr>
        <w:numPr>
          <w:ilvl w:val="0"/>
          <w:numId w:val="4"/>
        </w:numPr>
        <w:spacing w:before="480" w:after="0" w:line="480" w:lineRule="atLeast"/>
        <w:ind w:left="450"/>
        <w:rPr>
          <w:rFonts w:ascii="Georgia" w:hAnsi="Georgia"/>
          <w:color w:val="292929"/>
          <w:spacing w:val="-1"/>
          <w:sz w:val="28"/>
          <w:szCs w:val="28"/>
        </w:rPr>
      </w:pPr>
      <w:r w:rsidRPr="006655BF">
        <w:rPr>
          <w:rFonts w:ascii="Georgia" w:hAnsi="Georgia"/>
          <w:color w:val="292929"/>
          <w:spacing w:val="-1"/>
          <w:sz w:val="28"/>
          <w:szCs w:val="28"/>
        </w:rPr>
        <w:t>For a</w:t>
      </w:r>
      <w:r w:rsidRPr="006655BF">
        <w:rPr>
          <w:rFonts w:ascii="Georgia" w:hAnsi="Georgia"/>
          <w:b/>
          <w:bCs/>
          <w:color w:val="292929"/>
          <w:spacing w:val="-1"/>
          <w:sz w:val="28"/>
          <w:szCs w:val="28"/>
        </w:rPr>
        <w:t> </w:t>
      </w:r>
      <w:r w:rsidRPr="006655BF">
        <w:rPr>
          <w:rStyle w:val="Strong"/>
          <w:rFonts w:ascii="Georgia" w:hAnsi="Georgia"/>
          <w:b w:val="0"/>
          <w:bCs w:val="0"/>
          <w:color w:val="292929"/>
          <w:spacing w:val="-1"/>
          <w:sz w:val="28"/>
          <w:szCs w:val="28"/>
        </w:rPr>
        <w:t>semantic-intensive</w:t>
      </w:r>
      <w:r w:rsidRPr="006655BF">
        <w:rPr>
          <w:rFonts w:ascii="Georgia" w:hAnsi="Georgia"/>
          <w:color w:val="292929"/>
          <w:spacing w:val="-1"/>
          <w:sz w:val="28"/>
          <w:szCs w:val="28"/>
        </w:rPr>
        <w:t> task, the </w:t>
      </w:r>
      <w:r w:rsidRPr="009E61DC">
        <w:rPr>
          <w:rStyle w:val="Strong"/>
          <w:rFonts w:ascii="Georgia" w:hAnsi="Georgia"/>
          <w:b w:val="0"/>
          <w:bCs w:val="0"/>
          <w:color w:val="292929"/>
          <w:spacing w:val="-1"/>
          <w:sz w:val="28"/>
          <w:szCs w:val="28"/>
        </w:rPr>
        <w:t>top layer</w:t>
      </w:r>
      <w:r w:rsidRPr="006655BF">
        <w:rPr>
          <w:rFonts w:ascii="Georgia" w:hAnsi="Georgia"/>
          <w:color w:val="292929"/>
          <w:spacing w:val="-1"/>
          <w:sz w:val="28"/>
          <w:szCs w:val="28"/>
        </w:rPr>
        <w:t> is better than the first layer.</w:t>
      </w:r>
    </w:p>
    <w:p w:rsidR="006655BF" w:rsidRPr="006655BF" w:rsidRDefault="006655BF" w:rsidP="006655BF">
      <w:pPr>
        <w:numPr>
          <w:ilvl w:val="0"/>
          <w:numId w:val="4"/>
        </w:numPr>
        <w:spacing w:before="252" w:after="0" w:line="480" w:lineRule="atLeast"/>
        <w:ind w:left="450"/>
        <w:rPr>
          <w:rFonts w:ascii="Georgia" w:hAnsi="Georgia"/>
          <w:color w:val="292929"/>
          <w:spacing w:val="-1"/>
          <w:sz w:val="28"/>
          <w:szCs w:val="28"/>
        </w:rPr>
      </w:pPr>
      <w:r w:rsidRPr="006655BF">
        <w:rPr>
          <w:rFonts w:ascii="Georgia" w:hAnsi="Georgia"/>
          <w:color w:val="292929"/>
          <w:spacing w:val="-1"/>
          <w:sz w:val="28"/>
          <w:szCs w:val="28"/>
        </w:rPr>
        <w:t>And for a</w:t>
      </w:r>
      <w:r w:rsidRPr="006655BF">
        <w:rPr>
          <w:rFonts w:ascii="Georgia" w:hAnsi="Georgia"/>
          <w:b/>
          <w:bCs/>
          <w:color w:val="292929"/>
          <w:spacing w:val="-1"/>
          <w:sz w:val="28"/>
          <w:szCs w:val="28"/>
        </w:rPr>
        <w:t> </w:t>
      </w:r>
      <w:r w:rsidRPr="006655BF">
        <w:rPr>
          <w:rStyle w:val="Strong"/>
          <w:rFonts w:ascii="Georgia" w:hAnsi="Georgia"/>
          <w:b w:val="0"/>
          <w:bCs w:val="0"/>
          <w:color w:val="292929"/>
          <w:spacing w:val="-1"/>
          <w:sz w:val="28"/>
          <w:szCs w:val="28"/>
        </w:rPr>
        <w:t>syntax-intensive</w:t>
      </w:r>
      <w:r w:rsidRPr="006655BF">
        <w:rPr>
          <w:rStyle w:val="Strong"/>
          <w:rFonts w:ascii="Georgia" w:hAnsi="Georgia"/>
          <w:color w:val="292929"/>
          <w:spacing w:val="-1"/>
          <w:sz w:val="28"/>
          <w:szCs w:val="28"/>
        </w:rPr>
        <w:t> </w:t>
      </w:r>
      <w:r w:rsidRPr="006655BF">
        <w:rPr>
          <w:rFonts w:ascii="Georgia" w:hAnsi="Georgia"/>
          <w:color w:val="292929"/>
          <w:spacing w:val="-1"/>
          <w:sz w:val="28"/>
          <w:szCs w:val="28"/>
        </w:rPr>
        <w:t>task,</w:t>
      </w:r>
      <w:r w:rsidRPr="006655BF">
        <w:rPr>
          <w:rStyle w:val="Strong"/>
          <w:rFonts w:ascii="Georgia" w:hAnsi="Georgia"/>
          <w:color w:val="292929"/>
          <w:spacing w:val="-1"/>
          <w:sz w:val="28"/>
          <w:szCs w:val="28"/>
        </w:rPr>
        <w:t> </w:t>
      </w:r>
      <w:r w:rsidRPr="009E61DC">
        <w:rPr>
          <w:rStyle w:val="Strong"/>
          <w:rFonts w:ascii="Georgia" w:hAnsi="Georgia"/>
          <w:b w:val="0"/>
          <w:bCs w:val="0"/>
          <w:color w:val="292929"/>
          <w:spacing w:val="-1"/>
          <w:sz w:val="28"/>
          <w:szCs w:val="28"/>
        </w:rPr>
        <w:t>the first layer</w:t>
      </w:r>
      <w:r w:rsidRPr="006655BF">
        <w:rPr>
          <w:rFonts w:ascii="Georgia" w:hAnsi="Georgia"/>
          <w:color w:val="292929"/>
          <w:spacing w:val="-1"/>
          <w:sz w:val="28"/>
          <w:szCs w:val="28"/>
        </w:rPr>
        <w:t> is better than top layers.</w:t>
      </w:r>
    </w:p>
    <w:p w:rsidR="006655BF" w:rsidRPr="006655BF" w:rsidRDefault="006655BF" w:rsidP="006655BF">
      <w:pPr>
        <w:pStyle w:val="Heading1"/>
        <w:spacing w:before="300" w:line="600" w:lineRule="atLeast"/>
        <w:rPr>
          <w:rFonts w:ascii="Lucida Sans Unicode" w:hAnsi="Lucida Sans Unicode" w:cs="Lucida Sans Unicode"/>
          <w:b/>
          <w:bCs/>
          <w:color w:val="292929"/>
          <w:spacing w:val="-5"/>
          <w:sz w:val="36"/>
          <w:szCs w:val="36"/>
        </w:rPr>
      </w:pPr>
      <w:proofErr w:type="spellStart"/>
      <w:r w:rsidRPr="006655BF">
        <w:rPr>
          <w:rFonts w:ascii="Lucida Sans Unicode" w:hAnsi="Lucida Sans Unicode" w:cs="Lucida Sans Unicode"/>
          <w:b/>
          <w:bCs/>
          <w:color w:val="292929"/>
          <w:spacing w:val="-5"/>
          <w:sz w:val="36"/>
          <w:szCs w:val="36"/>
        </w:rPr>
        <w:t>OpenAI</w:t>
      </w:r>
      <w:proofErr w:type="spellEnd"/>
      <w:r w:rsidRPr="006655BF">
        <w:rPr>
          <w:rFonts w:ascii="Lucida Sans Unicode" w:hAnsi="Lucida Sans Unicode" w:cs="Lucida Sans Unicode"/>
          <w:b/>
          <w:bCs/>
          <w:color w:val="292929"/>
          <w:spacing w:val="-5"/>
          <w:sz w:val="36"/>
          <w:szCs w:val="36"/>
        </w:rPr>
        <w:t xml:space="preserve"> GPT-2</w:t>
      </w:r>
    </w:p>
    <w:p w:rsidR="00571D5D" w:rsidRDefault="006655BF" w:rsidP="00571D5D">
      <w:pPr>
        <w:pStyle w:val="io"/>
        <w:spacing w:before="206" w:beforeAutospacing="0" w:after="0" w:afterAutospacing="0" w:line="480" w:lineRule="atLeast"/>
        <w:rPr>
          <w:rFonts w:ascii="Georgia" w:hAnsi="Georgia"/>
          <w:color w:val="292929"/>
          <w:spacing w:val="-1"/>
          <w:sz w:val="28"/>
          <w:szCs w:val="28"/>
        </w:rPr>
      </w:pPr>
      <w:r w:rsidRPr="00571D5D">
        <w:rPr>
          <w:rFonts w:ascii="Georgia" w:hAnsi="Georgia"/>
          <w:color w:val="292929"/>
          <w:spacing w:val="-1"/>
          <w:sz w:val="28"/>
          <w:szCs w:val="28"/>
        </w:rPr>
        <w:t>The </w:t>
      </w:r>
      <w:proofErr w:type="spellStart"/>
      <w:r w:rsidRPr="00571D5D">
        <w:rPr>
          <w:rFonts w:ascii="Georgia" w:hAnsi="Georgia"/>
          <w:color w:val="000000" w:themeColor="text1"/>
          <w:spacing w:val="-1"/>
          <w:sz w:val="28"/>
          <w:szCs w:val="28"/>
        </w:rPr>
        <w:fldChar w:fldCharType="begin"/>
      </w:r>
      <w:r w:rsidRPr="00571D5D">
        <w:rPr>
          <w:rFonts w:ascii="Georgia" w:hAnsi="Georgia"/>
          <w:color w:val="000000" w:themeColor="text1"/>
          <w:spacing w:val="-1"/>
          <w:sz w:val="28"/>
          <w:szCs w:val="28"/>
        </w:rPr>
        <w:instrText xml:space="preserve"> HYPERLINK "https://openai.com/blog/better-language-models/" \t "_blank" </w:instrText>
      </w:r>
      <w:r w:rsidRPr="00571D5D">
        <w:rPr>
          <w:rFonts w:ascii="Georgia" w:hAnsi="Georgia"/>
          <w:color w:val="000000" w:themeColor="text1"/>
          <w:spacing w:val="-1"/>
          <w:sz w:val="28"/>
          <w:szCs w:val="28"/>
        </w:rPr>
        <w:fldChar w:fldCharType="separate"/>
      </w:r>
      <w:r w:rsidRPr="00571D5D">
        <w:rPr>
          <w:rStyle w:val="Hyperlink"/>
          <w:rFonts w:ascii="Georgia" w:hAnsi="Georgia"/>
          <w:color w:val="000000" w:themeColor="text1"/>
          <w:spacing w:val="-1"/>
          <w:sz w:val="28"/>
          <w:szCs w:val="28"/>
        </w:rPr>
        <w:t>OpenAI</w:t>
      </w:r>
      <w:proofErr w:type="spellEnd"/>
      <w:r w:rsidRPr="00571D5D">
        <w:rPr>
          <w:rStyle w:val="Hyperlink"/>
          <w:rFonts w:ascii="Georgia" w:hAnsi="Georgia"/>
          <w:color w:val="000000" w:themeColor="text1"/>
          <w:spacing w:val="-1"/>
          <w:sz w:val="28"/>
          <w:szCs w:val="28"/>
        </w:rPr>
        <w:t xml:space="preserve"> GPT-2</w:t>
      </w:r>
      <w:r w:rsidRPr="00571D5D">
        <w:rPr>
          <w:rFonts w:ascii="Georgia" w:hAnsi="Georgia"/>
          <w:color w:val="000000" w:themeColor="text1"/>
          <w:spacing w:val="-1"/>
          <w:sz w:val="28"/>
          <w:szCs w:val="28"/>
        </w:rPr>
        <w:fldChar w:fldCharType="end"/>
      </w:r>
      <w:r w:rsidRPr="00571D5D">
        <w:rPr>
          <w:rFonts w:ascii="Georgia" w:hAnsi="Georgia"/>
          <w:color w:val="292929"/>
          <w:spacing w:val="-1"/>
          <w:sz w:val="28"/>
          <w:szCs w:val="28"/>
        </w:rPr>
        <w:t> is the successor of the </w:t>
      </w:r>
      <w:hyperlink r:id="rId36" w:tgtFrame="_blank" w:history="1">
        <w:r w:rsidRPr="00571D5D">
          <w:rPr>
            <w:rStyle w:val="Hyperlink"/>
            <w:rFonts w:ascii="Georgia" w:hAnsi="Georgia"/>
            <w:color w:val="000000" w:themeColor="text1"/>
            <w:spacing w:val="-1"/>
            <w:sz w:val="28"/>
            <w:szCs w:val="28"/>
          </w:rPr>
          <w:t>GPT</w:t>
        </w:r>
      </w:hyperlink>
      <w:r w:rsidRPr="00571D5D">
        <w:rPr>
          <w:rFonts w:ascii="Georgia" w:hAnsi="Georgia"/>
          <w:color w:val="292929"/>
          <w:spacing w:val="-1"/>
          <w:sz w:val="28"/>
          <w:szCs w:val="28"/>
        </w:rPr>
        <w:t> model. GPT-2 is a large </w:t>
      </w:r>
      <w:hyperlink r:id="rId37" w:tgtFrame="_blank" w:history="1">
        <w:r w:rsidRPr="00571D5D">
          <w:rPr>
            <w:rStyle w:val="Hyperlink"/>
            <w:rFonts w:ascii="Georgia" w:hAnsi="Georgia"/>
            <w:color w:val="000000" w:themeColor="text1"/>
            <w:spacing w:val="-1"/>
            <w:sz w:val="28"/>
            <w:szCs w:val="28"/>
          </w:rPr>
          <w:t>transformer</w:t>
        </w:r>
      </w:hyperlink>
      <w:r w:rsidRPr="00571D5D">
        <w:rPr>
          <w:rFonts w:ascii="Georgia" w:hAnsi="Georgia"/>
          <w:color w:val="292929"/>
          <w:spacing w:val="-1"/>
          <w:sz w:val="28"/>
          <w:szCs w:val="28"/>
        </w:rPr>
        <w:t>-based language model, with </w:t>
      </w:r>
      <w:r w:rsidRPr="00571D5D">
        <w:rPr>
          <w:rStyle w:val="Strong"/>
          <w:rFonts w:ascii="Georgia" w:hAnsi="Georgia"/>
          <w:b w:val="0"/>
          <w:bCs w:val="0"/>
          <w:color w:val="292929"/>
          <w:spacing w:val="-1"/>
          <w:sz w:val="28"/>
          <w:szCs w:val="28"/>
        </w:rPr>
        <w:t>generative pre-training</w:t>
      </w:r>
      <w:r w:rsidRPr="00571D5D">
        <w:rPr>
          <w:rFonts w:ascii="Georgia" w:hAnsi="Georgia"/>
          <w:color w:val="292929"/>
          <w:spacing w:val="-1"/>
          <w:sz w:val="28"/>
          <w:szCs w:val="28"/>
        </w:rPr>
        <w:t> of a language model on a diverse corpus of </w:t>
      </w:r>
      <w:r w:rsidRPr="00571D5D">
        <w:rPr>
          <w:rStyle w:val="Strong"/>
          <w:rFonts w:ascii="Georgia" w:hAnsi="Georgia"/>
          <w:b w:val="0"/>
          <w:bCs w:val="0"/>
          <w:color w:val="292929"/>
          <w:spacing w:val="-1"/>
          <w:sz w:val="28"/>
          <w:szCs w:val="28"/>
        </w:rPr>
        <w:t>unlabeled text</w:t>
      </w:r>
      <w:r w:rsidRPr="00571D5D">
        <w:rPr>
          <w:rFonts w:ascii="Georgia" w:hAnsi="Georgia"/>
          <w:color w:val="292929"/>
          <w:spacing w:val="-1"/>
          <w:sz w:val="28"/>
          <w:szCs w:val="28"/>
        </w:rPr>
        <w:t>, followed by discriminative </w:t>
      </w:r>
      <w:r w:rsidRPr="00571D5D">
        <w:rPr>
          <w:rStyle w:val="Strong"/>
          <w:rFonts w:ascii="Georgia" w:hAnsi="Georgia"/>
          <w:b w:val="0"/>
          <w:bCs w:val="0"/>
          <w:color w:val="292929"/>
          <w:spacing w:val="-1"/>
          <w:sz w:val="28"/>
          <w:szCs w:val="28"/>
        </w:rPr>
        <w:t>fine-tuning</w:t>
      </w:r>
      <w:r w:rsidRPr="00571D5D">
        <w:rPr>
          <w:rFonts w:ascii="Georgia" w:hAnsi="Georgia"/>
          <w:color w:val="292929"/>
          <w:spacing w:val="-1"/>
          <w:sz w:val="28"/>
          <w:szCs w:val="28"/>
        </w:rPr>
        <w:t> on each specific task.</w:t>
      </w:r>
    </w:p>
    <w:p w:rsidR="00571D5D" w:rsidRDefault="006655BF" w:rsidP="00571D5D">
      <w:pPr>
        <w:pStyle w:val="io"/>
        <w:spacing w:before="206" w:beforeAutospacing="0" w:after="0" w:afterAutospacing="0" w:line="480" w:lineRule="atLeast"/>
        <w:rPr>
          <w:rFonts w:ascii="Georgia" w:hAnsi="Georgia"/>
          <w:color w:val="292929"/>
          <w:spacing w:val="-1"/>
          <w:sz w:val="28"/>
          <w:szCs w:val="28"/>
        </w:rPr>
      </w:pPr>
      <w:r w:rsidRPr="00571D5D">
        <w:rPr>
          <w:rFonts w:ascii="Georgia" w:hAnsi="Georgia"/>
          <w:color w:val="292929"/>
          <w:spacing w:val="-1"/>
          <w:sz w:val="28"/>
          <w:szCs w:val="28"/>
        </w:rPr>
        <w:t xml:space="preserve">GPT has two major differences from </w:t>
      </w:r>
      <w:proofErr w:type="spellStart"/>
      <w:r w:rsidRPr="00571D5D">
        <w:rPr>
          <w:rFonts w:ascii="Georgia" w:hAnsi="Georgia"/>
          <w:color w:val="292929"/>
          <w:spacing w:val="-1"/>
          <w:sz w:val="28"/>
          <w:szCs w:val="28"/>
        </w:rPr>
        <w:t>ELMo:</w:t>
      </w:r>
      <w:proofErr w:type="spellEnd"/>
    </w:p>
    <w:p w:rsidR="00571D5D" w:rsidRPr="00571D5D" w:rsidRDefault="006655BF" w:rsidP="00571D5D">
      <w:pPr>
        <w:pStyle w:val="io"/>
        <w:numPr>
          <w:ilvl w:val="0"/>
          <w:numId w:val="8"/>
        </w:numPr>
        <w:spacing w:before="206" w:beforeAutospacing="0" w:after="0" w:afterAutospacing="0" w:line="480" w:lineRule="atLeast"/>
        <w:rPr>
          <w:rFonts w:ascii="Georgia" w:hAnsi="Georgia"/>
          <w:b/>
          <w:bCs/>
          <w:color w:val="292929"/>
          <w:spacing w:val="-1"/>
          <w:sz w:val="28"/>
          <w:szCs w:val="28"/>
        </w:rPr>
      </w:pPr>
      <w:r w:rsidRPr="00571D5D">
        <w:rPr>
          <w:rFonts w:ascii="Georgia" w:hAnsi="Georgia"/>
          <w:color w:val="292929"/>
          <w:spacing w:val="-1"/>
          <w:sz w:val="28"/>
          <w:szCs w:val="28"/>
        </w:rPr>
        <w:t xml:space="preserve">The model architecture: </w:t>
      </w:r>
      <w:proofErr w:type="spellStart"/>
      <w:r w:rsidRPr="00571D5D">
        <w:rPr>
          <w:rFonts w:ascii="Georgia" w:hAnsi="Georgia"/>
          <w:color w:val="292929"/>
          <w:spacing w:val="-1"/>
          <w:sz w:val="28"/>
          <w:szCs w:val="28"/>
        </w:rPr>
        <w:t>ELMo</w:t>
      </w:r>
      <w:proofErr w:type="spellEnd"/>
      <w:r w:rsidRPr="00571D5D">
        <w:rPr>
          <w:rFonts w:ascii="Georgia" w:hAnsi="Georgia"/>
          <w:color w:val="292929"/>
          <w:spacing w:val="-1"/>
          <w:sz w:val="28"/>
          <w:szCs w:val="28"/>
        </w:rPr>
        <w:t xml:space="preserve"> uses the concatenation of forward and backward LSTMs, but GPT uses </w:t>
      </w:r>
      <w:r w:rsidRPr="00571D5D">
        <w:rPr>
          <w:rStyle w:val="Strong"/>
          <w:rFonts w:ascii="Georgia" w:hAnsi="Georgia"/>
          <w:b w:val="0"/>
          <w:bCs w:val="0"/>
          <w:color w:val="292929"/>
          <w:spacing w:val="-1"/>
          <w:sz w:val="28"/>
          <w:szCs w:val="28"/>
        </w:rPr>
        <w:t>multi-layer transformers decoder</w:t>
      </w:r>
      <w:r w:rsidRPr="00571D5D">
        <w:rPr>
          <w:rFonts w:ascii="Georgia" w:hAnsi="Georgia"/>
          <w:b/>
          <w:bCs/>
          <w:color w:val="292929"/>
          <w:spacing w:val="-1"/>
          <w:sz w:val="28"/>
          <w:szCs w:val="28"/>
        </w:rPr>
        <w:t>.</w:t>
      </w:r>
    </w:p>
    <w:p w:rsidR="006655BF" w:rsidRPr="00571D5D" w:rsidRDefault="006655BF" w:rsidP="00571D5D">
      <w:pPr>
        <w:pStyle w:val="io"/>
        <w:numPr>
          <w:ilvl w:val="0"/>
          <w:numId w:val="8"/>
        </w:numPr>
        <w:spacing w:before="206" w:beforeAutospacing="0" w:after="0" w:afterAutospacing="0" w:line="480" w:lineRule="atLeast"/>
        <w:rPr>
          <w:rFonts w:ascii="Georgia" w:hAnsi="Georgia"/>
          <w:color w:val="292929"/>
          <w:spacing w:val="-1"/>
          <w:sz w:val="28"/>
          <w:szCs w:val="28"/>
        </w:rPr>
      </w:pPr>
      <w:r w:rsidRPr="00571D5D">
        <w:rPr>
          <w:rFonts w:ascii="Georgia" w:hAnsi="Georgia"/>
          <w:color w:val="292929"/>
          <w:spacing w:val="-1"/>
          <w:sz w:val="28"/>
          <w:szCs w:val="28"/>
        </w:rPr>
        <w:t xml:space="preserve">Contextualized embedding: </w:t>
      </w:r>
      <w:proofErr w:type="spellStart"/>
      <w:r w:rsidRPr="00571D5D">
        <w:rPr>
          <w:rFonts w:ascii="Georgia" w:hAnsi="Georgia"/>
          <w:color w:val="292929"/>
          <w:spacing w:val="-1"/>
          <w:sz w:val="28"/>
          <w:szCs w:val="28"/>
        </w:rPr>
        <w:t>ELMo</w:t>
      </w:r>
      <w:proofErr w:type="spellEnd"/>
      <w:r w:rsidRPr="00571D5D">
        <w:rPr>
          <w:rFonts w:ascii="Georgia" w:hAnsi="Georgia"/>
          <w:color w:val="292929"/>
          <w:spacing w:val="-1"/>
          <w:sz w:val="28"/>
          <w:szCs w:val="28"/>
        </w:rPr>
        <w:t xml:space="preserve"> uses unsupervised Feature-based approach, while GPT fine-tunes the same base model for all end tasks.</w:t>
      </w:r>
    </w:p>
    <w:p w:rsidR="006655BF" w:rsidRPr="00571D5D" w:rsidRDefault="006655BF" w:rsidP="006655BF">
      <w:pPr>
        <w:pStyle w:val="io"/>
        <w:spacing w:before="480" w:beforeAutospacing="0" w:after="0" w:afterAutospacing="0" w:line="480" w:lineRule="atLeast"/>
        <w:rPr>
          <w:rFonts w:ascii="Georgia" w:hAnsi="Georgia"/>
          <w:color w:val="292929"/>
          <w:spacing w:val="-1"/>
          <w:sz w:val="28"/>
          <w:szCs w:val="28"/>
        </w:rPr>
      </w:pPr>
      <w:r w:rsidRPr="00571D5D">
        <w:rPr>
          <w:rStyle w:val="Strong"/>
          <w:rFonts w:ascii="Georgia" w:hAnsi="Georgia"/>
          <w:color w:val="292929"/>
          <w:spacing w:val="-1"/>
          <w:sz w:val="28"/>
          <w:szCs w:val="28"/>
        </w:rPr>
        <w:t>Transformer Decoder as Language Model</w:t>
      </w:r>
      <w:r w:rsidRPr="00571D5D">
        <w:rPr>
          <w:rFonts w:ascii="Georgia" w:hAnsi="Georgia"/>
          <w:b/>
          <w:bCs/>
          <w:color w:val="292929"/>
          <w:spacing w:val="-1"/>
          <w:sz w:val="28"/>
          <w:szCs w:val="28"/>
        </w:rPr>
        <w:br/>
      </w:r>
      <w:r w:rsidRPr="00571D5D">
        <w:rPr>
          <w:rFonts w:ascii="Georgia" w:hAnsi="Georgia"/>
          <w:color w:val="292929"/>
          <w:spacing w:val="-1"/>
          <w:sz w:val="28"/>
          <w:szCs w:val="28"/>
        </w:rPr>
        <w:t>Unlike </w:t>
      </w:r>
      <w:hyperlink r:id="rId38" w:tgtFrame="_blank" w:history="1">
        <w:r w:rsidRPr="00571D5D">
          <w:rPr>
            <w:rStyle w:val="Hyperlink"/>
            <w:rFonts w:ascii="Georgia" w:hAnsi="Georgia"/>
            <w:color w:val="000000" w:themeColor="text1"/>
            <w:spacing w:val="-1"/>
            <w:sz w:val="28"/>
            <w:szCs w:val="28"/>
            <w:u w:val="none"/>
          </w:rPr>
          <w:t>original transformer</w:t>
        </w:r>
      </w:hyperlink>
      <w:r w:rsidRPr="00571D5D">
        <w:rPr>
          <w:rFonts w:ascii="Georgia" w:hAnsi="Georgia"/>
          <w:color w:val="292929"/>
          <w:spacing w:val="-1"/>
          <w:sz w:val="28"/>
          <w:szCs w:val="28"/>
        </w:rPr>
        <w:t> architecture, the </w:t>
      </w:r>
      <w:hyperlink r:id="rId39" w:tgtFrame="_blank" w:history="1">
        <w:r w:rsidRPr="00571D5D">
          <w:rPr>
            <w:rStyle w:val="Hyperlink"/>
            <w:rFonts w:ascii="Georgia" w:hAnsi="Georgia"/>
            <w:color w:val="000000" w:themeColor="text1"/>
            <w:spacing w:val="-1"/>
            <w:sz w:val="28"/>
            <w:szCs w:val="28"/>
            <w:u w:val="none"/>
          </w:rPr>
          <w:t>transformer decoder</w:t>
        </w:r>
      </w:hyperlink>
      <w:r w:rsidRPr="00571D5D">
        <w:rPr>
          <w:rFonts w:ascii="Georgia" w:hAnsi="Georgia"/>
          <w:color w:val="000000" w:themeColor="text1"/>
          <w:spacing w:val="-1"/>
          <w:sz w:val="28"/>
          <w:szCs w:val="28"/>
        </w:rPr>
        <w:t> </w:t>
      </w:r>
      <w:r w:rsidRPr="00571D5D">
        <w:rPr>
          <w:rFonts w:ascii="Georgia" w:hAnsi="Georgia"/>
          <w:color w:val="292929"/>
          <w:spacing w:val="-1"/>
          <w:sz w:val="28"/>
          <w:szCs w:val="28"/>
        </w:rPr>
        <w:t>model discards the encoder part, so there is only one single input sentence rather than two separate source and target sequences.</w:t>
      </w:r>
    </w:p>
    <w:p w:rsidR="00571D5D" w:rsidRDefault="006655BF" w:rsidP="00571D5D">
      <w:pPr>
        <w:pStyle w:val="io"/>
        <w:spacing w:before="480" w:beforeAutospacing="0" w:after="0" w:afterAutospacing="0" w:line="480" w:lineRule="atLeast"/>
        <w:rPr>
          <w:rFonts w:ascii="Georgia" w:hAnsi="Georgia"/>
          <w:color w:val="292929"/>
          <w:spacing w:val="-1"/>
          <w:sz w:val="28"/>
          <w:szCs w:val="28"/>
        </w:rPr>
      </w:pPr>
      <w:r w:rsidRPr="00571D5D">
        <w:rPr>
          <w:rFonts w:ascii="Georgia" w:hAnsi="Georgia"/>
          <w:color w:val="292929"/>
          <w:spacing w:val="-1"/>
          <w:sz w:val="28"/>
          <w:szCs w:val="28"/>
        </w:rPr>
        <w:lastRenderedPageBreak/>
        <w:t>Transformer block contains a masked </w:t>
      </w:r>
      <w:r w:rsidRPr="00571D5D">
        <w:rPr>
          <w:rStyle w:val="Emphasis"/>
          <w:rFonts w:ascii="Georgia" w:hAnsi="Georgia"/>
          <w:i w:val="0"/>
          <w:iCs w:val="0"/>
          <w:color w:val="292929"/>
          <w:spacing w:val="-1"/>
          <w:sz w:val="28"/>
          <w:szCs w:val="28"/>
        </w:rPr>
        <w:t>multi-headed self-attention</w:t>
      </w:r>
      <w:r w:rsidRPr="00571D5D">
        <w:rPr>
          <w:rFonts w:ascii="Georgia" w:hAnsi="Georgia"/>
          <w:i/>
          <w:iCs/>
          <w:color w:val="292929"/>
          <w:spacing w:val="-1"/>
          <w:sz w:val="28"/>
          <w:szCs w:val="28"/>
        </w:rPr>
        <w:t> </w:t>
      </w:r>
      <w:r w:rsidRPr="00571D5D">
        <w:rPr>
          <w:rFonts w:ascii="Georgia" w:hAnsi="Georgia"/>
          <w:color w:val="292929"/>
          <w:spacing w:val="-1"/>
          <w:sz w:val="28"/>
          <w:szCs w:val="28"/>
        </w:rPr>
        <w:t>followed by </w:t>
      </w:r>
      <w:r w:rsidRPr="00571D5D">
        <w:rPr>
          <w:rStyle w:val="Emphasis"/>
          <w:rFonts w:ascii="Georgia" w:hAnsi="Georgia"/>
          <w:color w:val="292929"/>
          <w:spacing w:val="-1"/>
          <w:sz w:val="28"/>
          <w:szCs w:val="28"/>
        </w:rPr>
        <w:t>pointwise feed-forward</w:t>
      </w:r>
      <w:r w:rsidRPr="00571D5D">
        <w:rPr>
          <w:rStyle w:val="Strong"/>
          <w:rFonts w:ascii="Georgia" w:hAnsi="Georgia"/>
          <w:color w:val="292929"/>
          <w:spacing w:val="-1"/>
          <w:sz w:val="28"/>
          <w:szCs w:val="28"/>
        </w:rPr>
        <w:t> </w:t>
      </w:r>
      <w:r w:rsidRPr="00571D5D">
        <w:rPr>
          <w:rStyle w:val="Strong"/>
          <w:rFonts w:ascii="Georgia" w:hAnsi="Georgia"/>
          <w:b w:val="0"/>
          <w:bCs w:val="0"/>
          <w:color w:val="292929"/>
          <w:spacing w:val="-1"/>
          <w:sz w:val="28"/>
          <w:szCs w:val="28"/>
        </w:rPr>
        <w:t>layer</w:t>
      </w:r>
      <w:r w:rsidRPr="00571D5D">
        <w:rPr>
          <w:rFonts w:ascii="Georgia" w:hAnsi="Georgia"/>
          <w:color w:val="292929"/>
          <w:spacing w:val="-1"/>
          <w:sz w:val="28"/>
          <w:szCs w:val="28"/>
        </w:rPr>
        <w:t xml:space="preserve"> and normalization layers in between. The final output produces a distribution over target tokens after </w:t>
      </w:r>
      <w:proofErr w:type="spellStart"/>
      <w:r w:rsidRPr="00571D5D">
        <w:rPr>
          <w:rFonts w:ascii="Georgia" w:hAnsi="Georgia"/>
          <w:color w:val="292929"/>
          <w:spacing w:val="-1"/>
          <w:sz w:val="28"/>
          <w:szCs w:val="28"/>
        </w:rPr>
        <w:t>softmax</w:t>
      </w:r>
      <w:proofErr w:type="spellEnd"/>
      <w:r w:rsidRPr="00571D5D">
        <w:rPr>
          <w:rFonts w:ascii="Georgia" w:hAnsi="Georgia"/>
          <w:color w:val="292929"/>
          <w:spacing w:val="-1"/>
          <w:sz w:val="28"/>
          <w:szCs w:val="28"/>
        </w:rPr>
        <w:t>.</w:t>
      </w:r>
    </w:p>
    <w:p w:rsidR="009E61DC" w:rsidRPr="00571D5D" w:rsidRDefault="009E61DC" w:rsidP="00571D5D">
      <w:pPr>
        <w:pStyle w:val="io"/>
        <w:spacing w:before="480" w:beforeAutospacing="0" w:after="0" w:afterAutospacing="0" w:line="480" w:lineRule="atLeast"/>
        <w:rPr>
          <w:rFonts w:ascii="Georgia" w:hAnsi="Georgia"/>
          <w:color w:val="292929"/>
          <w:spacing w:val="-1"/>
          <w:sz w:val="28"/>
          <w:szCs w:val="28"/>
        </w:rPr>
      </w:pPr>
      <w:r>
        <w:rPr>
          <w:noProof/>
        </w:rPr>
        <w:drawing>
          <wp:inline distT="0" distB="0" distL="0" distR="0">
            <wp:extent cx="5943600" cy="3890356"/>
            <wp:effectExtent l="0" t="0" r="0" b="0"/>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for pos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890356"/>
                    </a:xfrm>
                    <a:prstGeom prst="rect">
                      <a:avLst/>
                    </a:prstGeom>
                    <a:noFill/>
                    <a:ln>
                      <a:noFill/>
                    </a:ln>
                  </pic:spPr>
                </pic:pic>
              </a:graphicData>
            </a:graphic>
          </wp:inline>
        </w:drawing>
      </w:r>
    </w:p>
    <w:p w:rsidR="006655BF" w:rsidRPr="00571D5D" w:rsidRDefault="006655BF" w:rsidP="00571D5D">
      <w:pPr>
        <w:pStyle w:val="io"/>
        <w:spacing w:before="480" w:beforeAutospacing="0" w:after="0" w:afterAutospacing="0" w:line="480" w:lineRule="atLeast"/>
        <w:rPr>
          <w:rFonts w:ascii="Georgia" w:hAnsi="Georgia"/>
          <w:b/>
          <w:bCs/>
          <w:color w:val="292929"/>
          <w:spacing w:val="-1"/>
          <w:sz w:val="48"/>
          <w:szCs w:val="48"/>
        </w:rPr>
      </w:pPr>
      <w:r w:rsidRPr="00571D5D">
        <w:rPr>
          <w:rFonts w:ascii="Lucida Sans Unicode" w:hAnsi="Lucida Sans Unicode" w:cs="Lucida Sans Unicode"/>
          <w:b/>
          <w:bCs/>
          <w:color w:val="292929"/>
          <w:spacing w:val="-5"/>
          <w:sz w:val="48"/>
          <w:szCs w:val="48"/>
        </w:rPr>
        <w:t>BERT</w:t>
      </w:r>
    </w:p>
    <w:p w:rsidR="006655BF" w:rsidRPr="00290F94" w:rsidRDefault="006655BF" w:rsidP="006655BF">
      <w:pPr>
        <w:pStyle w:val="io"/>
        <w:spacing w:before="206" w:beforeAutospacing="0" w:after="0" w:afterAutospacing="0" w:line="480" w:lineRule="atLeast"/>
        <w:rPr>
          <w:rFonts w:ascii="Georgia" w:hAnsi="Georgia"/>
          <w:color w:val="292929"/>
          <w:spacing w:val="-1"/>
          <w:sz w:val="28"/>
          <w:szCs w:val="28"/>
        </w:rPr>
      </w:pPr>
      <w:hyperlink r:id="rId41" w:tgtFrame="_blank" w:history="1">
        <w:r w:rsidRPr="00290F94">
          <w:rPr>
            <w:rStyle w:val="Hyperlink"/>
            <w:rFonts w:ascii="Georgia" w:hAnsi="Georgia"/>
            <w:color w:val="000000" w:themeColor="text1"/>
            <w:spacing w:val="-1"/>
            <w:sz w:val="28"/>
            <w:szCs w:val="28"/>
            <w:u w:val="none"/>
          </w:rPr>
          <w:t>BERT</w:t>
        </w:r>
      </w:hyperlink>
      <w:r w:rsidRPr="00290F94">
        <w:rPr>
          <w:rFonts w:ascii="Georgia" w:hAnsi="Georgia"/>
          <w:color w:val="000000" w:themeColor="text1"/>
          <w:spacing w:val="-1"/>
          <w:sz w:val="28"/>
          <w:szCs w:val="28"/>
        </w:rPr>
        <w:t> </w:t>
      </w:r>
      <w:r w:rsidRPr="00290F94">
        <w:rPr>
          <w:rFonts w:ascii="Georgia" w:hAnsi="Georgia"/>
          <w:color w:val="292929"/>
          <w:spacing w:val="-1"/>
          <w:sz w:val="28"/>
          <w:szCs w:val="28"/>
        </w:rPr>
        <w:t>stands for </w:t>
      </w:r>
      <w:r w:rsidRPr="00290F94">
        <w:rPr>
          <w:rStyle w:val="Strong"/>
          <w:rFonts w:ascii="Georgia" w:hAnsi="Georgia"/>
          <w:color w:val="292929"/>
          <w:spacing w:val="-1"/>
          <w:sz w:val="28"/>
          <w:szCs w:val="28"/>
        </w:rPr>
        <w:t>B</w:t>
      </w:r>
      <w:r w:rsidRPr="00290F94">
        <w:rPr>
          <w:rFonts w:ascii="Georgia" w:hAnsi="Georgia"/>
          <w:color w:val="292929"/>
          <w:spacing w:val="-1"/>
          <w:sz w:val="28"/>
          <w:szCs w:val="28"/>
        </w:rPr>
        <w:t>idirectional </w:t>
      </w:r>
      <w:r w:rsidRPr="00290F94">
        <w:rPr>
          <w:rStyle w:val="Strong"/>
          <w:rFonts w:ascii="Georgia" w:hAnsi="Georgia"/>
          <w:color w:val="292929"/>
          <w:spacing w:val="-1"/>
          <w:sz w:val="28"/>
          <w:szCs w:val="28"/>
        </w:rPr>
        <w:t>E</w:t>
      </w:r>
      <w:r w:rsidRPr="00290F94">
        <w:rPr>
          <w:rFonts w:ascii="Georgia" w:hAnsi="Georgia"/>
          <w:color w:val="292929"/>
          <w:spacing w:val="-1"/>
          <w:sz w:val="28"/>
          <w:szCs w:val="28"/>
        </w:rPr>
        <w:t>ncoder </w:t>
      </w:r>
      <w:r w:rsidRPr="00290F94">
        <w:rPr>
          <w:rStyle w:val="Strong"/>
          <w:rFonts w:ascii="Georgia" w:hAnsi="Georgia"/>
          <w:color w:val="292929"/>
          <w:spacing w:val="-1"/>
          <w:sz w:val="28"/>
          <w:szCs w:val="28"/>
        </w:rPr>
        <w:t>R</w:t>
      </w:r>
      <w:r w:rsidRPr="00290F94">
        <w:rPr>
          <w:rFonts w:ascii="Georgia" w:hAnsi="Georgia"/>
          <w:color w:val="292929"/>
          <w:spacing w:val="-1"/>
          <w:sz w:val="28"/>
          <w:szCs w:val="28"/>
        </w:rPr>
        <w:t>epresentations from </w:t>
      </w:r>
      <w:r w:rsidRPr="00290F94">
        <w:rPr>
          <w:rStyle w:val="Strong"/>
          <w:rFonts w:ascii="Georgia" w:hAnsi="Georgia"/>
          <w:color w:val="292929"/>
          <w:spacing w:val="-1"/>
          <w:sz w:val="28"/>
          <w:szCs w:val="28"/>
        </w:rPr>
        <w:t>T</w:t>
      </w:r>
      <w:r w:rsidRPr="00290F94">
        <w:rPr>
          <w:rFonts w:ascii="Georgia" w:hAnsi="Georgia"/>
          <w:color w:val="292929"/>
          <w:spacing w:val="-1"/>
          <w:sz w:val="28"/>
          <w:szCs w:val="28"/>
        </w:rPr>
        <w:t>ransformers, as the name suggests this model is based on bidirectional representations from the </w:t>
      </w:r>
      <w:r w:rsidRPr="00290F94">
        <w:rPr>
          <w:rStyle w:val="Strong"/>
          <w:rFonts w:ascii="Georgia" w:hAnsi="Georgia"/>
          <w:b w:val="0"/>
          <w:bCs w:val="0"/>
          <w:color w:val="292929"/>
          <w:spacing w:val="-1"/>
          <w:sz w:val="28"/>
          <w:szCs w:val="28"/>
        </w:rPr>
        <w:t>unlabeled text</w:t>
      </w:r>
      <w:r w:rsidRPr="00290F94">
        <w:rPr>
          <w:rFonts w:ascii="Georgia" w:hAnsi="Georgia"/>
          <w:color w:val="292929"/>
          <w:spacing w:val="-1"/>
          <w:sz w:val="28"/>
          <w:szCs w:val="28"/>
        </w:rPr>
        <w:t> by jointly conditioning on both </w:t>
      </w:r>
      <w:r w:rsidRPr="00290F94">
        <w:rPr>
          <w:rStyle w:val="Strong"/>
          <w:rFonts w:ascii="Georgia" w:hAnsi="Georgia"/>
          <w:b w:val="0"/>
          <w:bCs w:val="0"/>
          <w:color w:val="292929"/>
          <w:spacing w:val="-1"/>
          <w:sz w:val="28"/>
          <w:szCs w:val="28"/>
        </w:rPr>
        <w:t>left and right context</w:t>
      </w:r>
      <w:r w:rsidRPr="00290F94">
        <w:rPr>
          <w:rFonts w:ascii="Georgia" w:hAnsi="Georgia"/>
          <w:color w:val="292929"/>
          <w:spacing w:val="-1"/>
          <w:sz w:val="28"/>
          <w:szCs w:val="28"/>
        </w:rPr>
        <w:t> in all layers. As a result, BERT is one of the most breakthroughs ideas in the last few years.</w:t>
      </w:r>
    </w:p>
    <w:p w:rsidR="006655BF" w:rsidRPr="00290F94" w:rsidRDefault="006655BF" w:rsidP="006655BF">
      <w:pPr>
        <w:pStyle w:val="io"/>
        <w:spacing w:before="480" w:beforeAutospacing="0" w:after="0" w:afterAutospacing="0" w:line="480" w:lineRule="atLeast"/>
        <w:rPr>
          <w:rFonts w:ascii="Georgia" w:hAnsi="Georgia"/>
          <w:color w:val="292929"/>
          <w:spacing w:val="-1"/>
          <w:sz w:val="28"/>
          <w:szCs w:val="28"/>
        </w:rPr>
      </w:pPr>
      <w:r w:rsidRPr="00290F94">
        <w:rPr>
          <w:rFonts w:ascii="Georgia" w:hAnsi="Georgia"/>
          <w:color w:val="292929"/>
          <w:spacing w:val="-1"/>
          <w:sz w:val="28"/>
          <w:szCs w:val="28"/>
        </w:rPr>
        <w:lastRenderedPageBreak/>
        <w:t>Compared to GPT, the largest difference and improvement of BERT is to make training </w:t>
      </w:r>
      <w:r w:rsidRPr="00290F94">
        <w:rPr>
          <w:rStyle w:val="Strong"/>
          <w:rFonts w:ascii="Georgia" w:hAnsi="Georgia"/>
          <w:b w:val="0"/>
          <w:bCs w:val="0"/>
          <w:color w:val="292929"/>
          <w:spacing w:val="-1"/>
          <w:sz w:val="28"/>
          <w:szCs w:val="28"/>
        </w:rPr>
        <w:t>bi-directional</w:t>
      </w:r>
      <w:r w:rsidRPr="00290F94">
        <w:rPr>
          <w:rFonts w:ascii="Georgia" w:hAnsi="Georgia"/>
          <w:color w:val="292929"/>
          <w:spacing w:val="-1"/>
          <w:sz w:val="28"/>
          <w:szCs w:val="28"/>
        </w:rPr>
        <w:t>. The paper claim that:</w:t>
      </w:r>
    </w:p>
    <w:p w:rsidR="006655BF" w:rsidRDefault="006655BF" w:rsidP="006655BF">
      <w:pPr>
        <w:pStyle w:val="io"/>
        <w:spacing w:before="480" w:beforeAutospacing="0" w:after="0" w:afterAutospacing="0" w:line="480" w:lineRule="atLeast"/>
        <w:rPr>
          <w:rFonts w:ascii="Georgia" w:hAnsi="Georgia"/>
          <w:i/>
          <w:iCs/>
          <w:color w:val="292929"/>
          <w:spacing w:val="-1"/>
          <w:sz w:val="28"/>
          <w:szCs w:val="28"/>
        </w:rPr>
      </w:pPr>
      <w:r w:rsidRPr="00290F94">
        <w:rPr>
          <w:rFonts w:ascii="Georgia" w:hAnsi="Georgia"/>
          <w:i/>
          <w:iCs/>
          <w:color w:val="292929"/>
          <w:spacing w:val="-1"/>
          <w:sz w:val="28"/>
          <w:szCs w:val="28"/>
        </w:rPr>
        <w:t>“bidirectional nature of our model is the single most important new contribution”</w:t>
      </w:r>
    </w:p>
    <w:p w:rsidR="009E61DC" w:rsidRPr="00290F94" w:rsidRDefault="009E61DC" w:rsidP="006655BF">
      <w:pPr>
        <w:pStyle w:val="io"/>
        <w:spacing w:before="480" w:beforeAutospacing="0" w:after="0" w:afterAutospacing="0" w:line="480" w:lineRule="atLeast"/>
        <w:rPr>
          <w:rFonts w:ascii="Georgia" w:hAnsi="Georgia"/>
          <w:i/>
          <w:iCs/>
          <w:color w:val="292929"/>
          <w:spacing w:val="-1"/>
          <w:sz w:val="28"/>
          <w:szCs w:val="28"/>
        </w:rPr>
      </w:pPr>
      <w:r>
        <w:rPr>
          <w:noProof/>
        </w:rPr>
        <w:drawing>
          <wp:inline distT="0" distB="0" distL="0" distR="0">
            <wp:extent cx="5943600" cy="2484239"/>
            <wp:effectExtent l="0" t="0" r="0" b="0"/>
            <wp:docPr id="60" name="Picture 6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84239"/>
                    </a:xfrm>
                    <a:prstGeom prst="rect">
                      <a:avLst/>
                    </a:prstGeom>
                    <a:noFill/>
                    <a:ln>
                      <a:noFill/>
                    </a:ln>
                  </pic:spPr>
                </pic:pic>
              </a:graphicData>
            </a:graphic>
          </wp:inline>
        </w:drawing>
      </w:r>
    </w:p>
    <w:p w:rsidR="006655BF" w:rsidRPr="00290F94" w:rsidRDefault="006655BF" w:rsidP="006655BF">
      <w:pPr>
        <w:pStyle w:val="io"/>
        <w:spacing w:before="480" w:beforeAutospacing="0" w:after="0" w:afterAutospacing="0" w:line="480" w:lineRule="atLeast"/>
        <w:rPr>
          <w:rFonts w:ascii="Georgia" w:hAnsi="Georgia"/>
          <w:color w:val="292929"/>
          <w:spacing w:val="-1"/>
          <w:sz w:val="28"/>
          <w:szCs w:val="28"/>
        </w:rPr>
      </w:pPr>
      <w:r w:rsidRPr="00290F94">
        <w:rPr>
          <w:rStyle w:val="Strong"/>
          <w:rFonts w:ascii="Georgia" w:hAnsi="Georgia"/>
          <w:color w:val="292929"/>
          <w:spacing w:val="-1"/>
          <w:sz w:val="28"/>
          <w:szCs w:val="28"/>
        </w:rPr>
        <w:t>Pre-Training BERT</w:t>
      </w:r>
      <w:r w:rsidRPr="00290F94">
        <w:rPr>
          <w:rFonts w:ascii="Georgia" w:hAnsi="Georgia"/>
          <w:b/>
          <w:bCs/>
          <w:color w:val="292929"/>
          <w:spacing w:val="-1"/>
          <w:sz w:val="28"/>
          <w:szCs w:val="28"/>
        </w:rPr>
        <w:br/>
      </w:r>
      <w:r w:rsidRPr="00290F94">
        <w:rPr>
          <w:rFonts w:ascii="Georgia" w:hAnsi="Georgia"/>
          <w:color w:val="292929"/>
          <w:spacing w:val="-1"/>
          <w:sz w:val="28"/>
          <w:szCs w:val="28"/>
        </w:rPr>
        <w:t>Pre-training BERT uses two unsupervised tasks, that are </w:t>
      </w:r>
      <w:r w:rsidRPr="00290F94">
        <w:rPr>
          <w:rStyle w:val="Strong"/>
          <w:rFonts w:ascii="Georgia" w:hAnsi="Georgia"/>
          <w:b w:val="0"/>
          <w:bCs w:val="0"/>
          <w:color w:val="292929"/>
          <w:spacing w:val="-1"/>
          <w:sz w:val="28"/>
          <w:szCs w:val="28"/>
        </w:rPr>
        <w:t>Masked LM</w:t>
      </w:r>
      <w:r w:rsidRPr="00290F94">
        <w:rPr>
          <w:rFonts w:ascii="Georgia" w:hAnsi="Georgia"/>
          <w:b/>
          <w:bCs/>
          <w:color w:val="292929"/>
          <w:spacing w:val="-1"/>
          <w:sz w:val="28"/>
          <w:szCs w:val="28"/>
        </w:rPr>
        <w:t> </w:t>
      </w:r>
      <w:r w:rsidRPr="00290F94">
        <w:rPr>
          <w:rFonts w:ascii="Georgia" w:hAnsi="Georgia"/>
          <w:color w:val="292929"/>
          <w:spacing w:val="-1"/>
          <w:sz w:val="28"/>
          <w:szCs w:val="28"/>
        </w:rPr>
        <w:t>and </w:t>
      </w:r>
      <w:r w:rsidRPr="00290F94">
        <w:rPr>
          <w:rStyle w:val="Strong"/>
          <w:rFonts w:ascii="Georgia" w:hAnsi="Georgia"/>
          <w:b w:val="0"/>
          <w:bCs w:val="0"/>
          <w:color w:val="292929"/>
          <w:spacing w:val="-1"/>
          <w:sz w:val="28"/>
          <w:szCs w:val="28"/>
        </w:rPr>
        <w:t>Next Sentence Prediction (NSP)</w:t>
      </w:r>
      <w:r w:rsidRPr="00290F94">
        <w:rPr>
          <w:rStyle w:val="Strong"/>
          <w:rFonts w:ascii="Georgia" w:hAnsi="Georgia"/>
          <w:color w:val="292929"/>
          <w:spacing w:val="-1"/>
          <w:sz w:val="28"/>
          <w:szCs w:val="28"/>
        </w:rPr>
        <w:t> </w:t>
      </w:r>
      <w:r w:rsidRPr="00290F94">
        <w:rPr>
          <w:rFonts w:ascii="Georgia" w:hAnsi="Georgia"/>
          <w:color w:val="292929"/>
          <w:spacing w:val="-1"/>
          <w:sz w:val="28"/>
          <w:szCs w:val="28"/>
        </w:rPr>
        <w:t>to train.</w:t>
      </w:r>
    </w:p>
    <w:p w:rsidR="006655BF" w:rsidRPr="00290F94" w:rsidRDefault="006655BF" w:rsidP="00571D5D">
      <w:pPr>
        <w:pStyle w:val="io"/>
        <w:spacing w:before="480" w:beforeAutospacing="0" w:after="0" w:afterAutospacing="0" w:line="480" w:lineRule="atLeast"/>
        <w:rPr>
          <w:rFonts w:ascii="Georgia" w:hAnsi="Georgia"/>
          <w:color w:val="292929"/>
          <w:spacing w:val="-1"/>
          <w:sz w:val="28"/>
          <w:szCs w:val="28"/>
        </w:rPr>
      </w:pPr>
      <w:r w:rsidRPr="00290F94">
        <w:rPr>
          <w:rFonts w:ascii="Georgia" w:hAnsi="Georgia"/>
          <w:color w:val="292929"/>
          <w:spacing w:val="-1"/>
          <w:sz w:val="28"/>
          <w:szCs w:val="28"/>
        </w:rPr>
        <w:t>Task 1:</w:t>
      </w:r>
      <w:r w:rsidRPr="00290F94">
        <w:rPr>
          <w:rStyle w:val="Strong"/>
          <w:rFonts w:ascii="Georgia" w:hAnsi="Georgia"/>
          <w:color w:val="292929"/>
          <w:spacing w:val="-1"/>
          <w:sz w:val="28"/>
          <w:szCs w:val="28"/>
        </w:rPr>
        <w:t> Masked Language Model</w:t>
      </w:r>
      <w:r w:rsidRPr="00290F94">
        <w:rPr>
          <w:rFonts w:ascii="Georgia" w:hAnsi="Georgia"/>
          <w:color w:val="292929"/>
          <w:spacing w:val="-1"/>
          <w:sz w:val="28"/>
          <w:szCs w:val="28"/>
        </w:rPr>
        <w:t> (MLM)</w:t>
      </w:r>
      <w:r w:rsidRPr="00290F94">
        <w:rPr>
          <w:rFonts w:ascii="Georgia" w:hAnsi="Georgia"/>
          <w:color w:val="292929"/>
          <w:spacing w:val="-1"/>
          <w:sz w:val="28"/>
          <w:szCs w:val="28"/>
        </w:rPr>
        <w:br/>
        <w:t>Learning the context </w:t>
      </w:r>
      <w:r w:rsidRPr="00290F94">
        <w:rPr>
          <w:rStyle w:val="Strong"/>
          <w:rFonts w:ascii="Georgia" w:hAnsi="Georgia"/>
          <w:b w:val="0"/>
          <w:bCs w:val="0"/>
          <w:color w:val="292929"/>
          <w:spacing w:val="-1"/>
          <w:sz w:val="28"/>
          <w:szCs w:val="28"/>
        </w:rPr>
        <w:t>around a word</w:t>
      </w:r>
      <w:r w:rsidRPr="00290F94">
        <w:rPr>
          <w:rFonts w:ascii="Georgia" w:hAnsi="Georgia"/>
          <w:color w:val="292929"/>
          <w:spacing w:val="-1"/>
          <w:sz w:val="28"/>
          <w:szCs w:val="28"/>
        </w:rPr>
        <w:t> rather than learning just after the word makes it able to better capture its meaning, both syntactically and semantically</w:t>
      </w:r>
      <w:r w:rsidRPr="00290F94">
        <w:rPr>
          <w:rStyle w:val="Emphasis"/>
          <w:rFonts w:ascii="Georgia" w:hAnsi="Georgia"/>
          <w:color w:val="292929"/>
          <w:spacing w:val="-1"/>
          <w:sz w:val="28"/>
          <w:szCs w:val="28"/>
        </w:rPr>
        <w:t>.</w:t>
      </w:r>
    </w:p>
    <w:p w:rsidR="006655BF" w:rsidRPr="00290F94" w:rsidRDefault="006655BF" w:rsidP="006655BF">
      <w:pPr>
        <w:pStyle w:val="io"/>
        <w:spacing w:before="480" w:beforeAutospacing="0" w:after="0" w:afterAutospacing="0" w:line="480" w:lineRule="atLeast"/>
        <w:rPr>
          <w:rFonts w:ascii="Georgia" w:hAnsi="Georgia"/>
          <w:color w:val="292929"/>
          <w:spacing w:val="-1"/>
          <w:sz w:val="28"/>
          <w:szCs w:val="28"/>
        </w:rPr>
      </w:pPr>
      <w:r w:rsidRPr="00290F94">
        <w:rPr>
          <w:rFonts w:ascii="Georgia" w:hAnsi="Georgia"/>
          <w:color w:val="292929"/>
          <w:spacing w:val="-1"/>
          <w:sz w:val="28"/>
          <w:szCs w:val="28"/>
        </w:rPr>
        <w:lastRenderedPageBreak/>
        <w:t>The training data generator chooses </w:t>
      </w:r>
      <w:r w:rsidRPr="00290F94">
        <w:rPr>
          <w:rStyle w:val="Strong"/>
          <w:rFonts w:ascii="Georgia" w:hAnsi="Georgia"/>
          <w:b w:val="0"/>
          <w:bCs w:val="0"/>
          <w:color w:val="292929"/>
          <w:spacing w:val="-1"/>
          <w:sz w:val="28"/>
          <w:szCs w:val="28"/>
        </w:rPr>
        <w:t>15% of the token</w:t>
      </w:r>
      <w:r w:rsidRPr="00290F94">
        <w:rPr>
          <w:rStyle w:val="Strong"/>
          <w:rFonts w:ascii="Georgia" w:hAnsi="Georgia"/>
          <w:color w:val="292929"/>
          <w:spacing w:val="-1"/>
          <w:sz w:val="28"/>
          <w:szCs w:val="28"/>
        </w:rPr>
        <w:t> </w:t>
      </w:r>
      <w:r w:rsidRPr="00290F94">
        <w:rPr>
          <w:rFonts w:ascii="Georgia" w:hAnsi="Georgia"/>
          <w:color w:val="292929"/>
          <w:spacing w:val="-1"/>
          <w:sz w:val="28"/>
          <w:szCs w:val="28"/>
        </w:rPr>
        <w:t>positions at</w:t>
      </w:r>
      <w:r w:rsidRPr="00290F94">
        <w:rPr>
          <w:rFonts w:ascii="Georgia" w:hAnsi="Georgia"/>
          <w:b/>
          <w:bCs/>
          <w:color w:val="292929"/>
          <w:spacing w:val="-1"/>
          <w:sz w:val="28"/>
          <w:szCs w:val="28"/>
        </w:rPr>
        <w:t> </w:t>
      </w:r>
      <w:r w:rsidRPr="00290F94">
        <w:rPr>
          <w:rStyle w:val="Strong"/>
          <w:rFonts w:ascii="Georgia" w:hAnsi="Georgia"/>
          <w:b w:val="0"/>
          <w:bCs w:val="0"/>
          <w:color w:val="292929"/>
          <w:spacing w:val="-1"/>
          <w:sz w:val="28"/>
          <w:szCs w:val="28"/>
        </w:rPr>
        <w:t>random</w:t>
      </w:r>
      <w:r w:rsidRPr="00290F94">
        <w:rPr>
          <w:rFonts w:ascii="Georgia" w:hAnsi="Georgia"/>
          <w:color w:val="292929"/>
          <w:spacing w:val="-1"/>
          <w:sz w:val="28"/>
          <w:szCs w:val="28"/>
        </w:rPr>
        <w:t> for </w:t>
      </w:r>
      <w:r w:rsidRPr="00290F94">
        <w:rPr>
          <w:rStyle w:val="Strong"/>
          <w:rFonts w:ascii="Georgia" w:hAnsi="Georgia"/>
          <w:b w:val="0"/>
          <w:bCs w:val="0"/>
          <w:color w:val="292929"/>
          <w:spacing w:val="-1"/>
          <w:sz w:val="28"/>
          <w:szCs w:val="28"/>
        </w:rPr>
        <w:t>prediction</w:t>
      </w:r>
      <w:r w:rsidRPr="00290F94">
        <w:rPr>
          <w:rFonts w:ascii="Georgia" w:hAnsi="Georgia"/>
          <w:color w:val="292929"/>
          <w:spacing w:val="-1"/>
          <w:sz w:val="28"/>
          <w:szCs w:val="28"/>
        </w:rPr>
        <w:t xml:space="preserve">. If the </w:t>
      </w:r>
      <w:proofErr w:type="spellStart"/>
      <w:r w:rsidRPr="00290F94">
        <w:rPr>
          <w:rFonts w:ascii="Georgia" w:hAnsi="Georgia"/>
          <w:color w:val="292929"/>
          <w:spacing w:val="-1"/>
          <w:sz w:val="28"/>
          <w:szCs w:val="28"/>
        </w:rPr>
        <w:t>i</w:t>
      </w:r>
      <w:r w:rsidRPr="00290F94">
        <w:rPr>
          <w:color w:val="292929"/>
          <w:spacing w:val="-1"/>
          <w:sz w:val="28"/>
          <w:szCs w:val="28"/>
        </w:rPr>
        <w:t>ᵗʰ</w:t>
      </w:r>
      <w:proofErr w:type="spellEnd"/>
      <w:r w:rsidRPr="00290F94">
        <w:rPr>
          <w:rFonts w:ascii="Georgia" w:hAnsi="Georgia"/>
          <w:color w:val="292929"/>
          <w:spacing w:val="-1"/>
          <w:sz w:val="28"/>
          <w:szCs w:val="28"/>
        </w:rPr>
        <w:t xml:space="preserve"> token is chosen, we replace the </w:t>
      </w:r>
      <w:proofErr w:type="spellStart"/>
      <w:r w:rsidRPr="00290F94">
        <w:rPr>
          <w:rFonts w:ascii="Georgia" w:hAnsi="Georgia"/>
          <w:color w:val="292929"/>
          <w:spacing w:val="-1"/>
          <w:sz w:val="28"/>
          <w:szCs w:val="28"/>
        </w:rPr>
        <w:t>i</w:t>
      </w:r>
      <w:r w:rsidRPr="00290F94">
        <w:rPr>
          <w:color w:val="292929"/>
          <w:spacing w:val="-1"/>
          <w:sz w:val="28"/>
          <w:szCs w:val="28"/>
        </w:rPr>
        <w:t>ᵗʰ</w:t>
      </w:r>
      <w:proofErr w:type="spellEnd"/>
      <w:r w:rsidRPr="00290F94">
        <w:rPr>
          <w:rFonts w:ascii="Georgia" w:hAnsi="Georgia"/>
          <w:color w:val="292929"/>
          <w:spacing w:val="-1"/>
          <w:sz w:val="28"/>
          <w:szCs w:val="28"/>
        </w:rPr>
        <w:t xml:space="preserve"> token with</w:t>
      </w:r>
    </w:p>
    <w:p w:rsidR="006655BF" w:rsidRPr="00290F94" w:rsidRDefault="006655BF" w:rsidP="006655BF">
      <w:pPr>
        <w:pStyle w:val="io"/>
        <w:spacing w:before="480" w:beforeAutospacing="0" w:after="0" w:afterAutospacing="0" w:line="480" w:lineRule="atLeast"/>
        <w:rPr>
          <w:rFonts w:ascii="Georgia" w:hAnsi="Georgia"/>
          <w:b/>
          <w:bCs/>
          <w:color w:val="292929"/>
          <w:spacing w:val="-1"/>
          <w:sz w:val="28"/>
          <w:szCs w:val="28"/>
        </w:rPr>
      </w:pPr>
      <w:r w:rsidRPr="00290F94">
        <w:rPr>
          <w:rFonts w:ascii="Georgia" w:hAnsi="Georgia"/>
          <w:color w:val="292929"/>
          <w:spacing w:val="-1"/>
          <w:sz w:val="28"/>
          <w:szCs w:val="28"/>
        </w:rPr>
        <w:t>1. The </w:t>
      </w:r>
      <w:r w:rsidRPr="00290F94">
        <w:rPr>
          <w:rStyle w:val="Strong"/>
          <w:rFonts w:ascii="Georgia" w:hAnsi="Georgia"/>
          <w:b w:val="0"/>
          <w:bCs w:val="0"/>
          <w:color w:val="292929"/>
          <w:spacing w:val="-1"/>
          <w:sz w:val="28"/>
          <w:szCs w:val="28"/>
        </w:rPr>
        <w:t>[MASK]</w:t>
      </w:r>
      <w:r w:rsidRPr="00290F94">
        <w:rPr>
          <w:rFonts w:ascii="Georgia" w:hAnsi="Georgia"/>
          <w:color w:val="292929"/>
          <w:spacing w:val="-1"/>
          <w:sz w:val="28"/>
          <w:szCs w:val="28"/>
        </w:rPr>
        <w:t> token </w:t>
      </w:r>
      <w:r w:rsidRPr="00290F94">
        <w:rPr>
          <w:rStyle w:val="Strong"/>
          <w:rFonts w:ascii="Georgia" w:hAnsi="Georgia"/>
          <w:b w:val="0"/>
          <w:bCs w:val="0"/>
          <w:color w:val="292929"/>
          <w:spacing w:val="-1"/>
          <w:sz w:val="28"/>
          <w:szCs w:val="28"/>
        </w:rPr>
        <w:t>80%</w:t>
      </w:r>
      <w:r w:rsidRPr="00290F94">
        <w:rPr>
          <w:rFonts w:ascii="Georgia" w:hAnsi="Georgia"/>
          <w:color w:val="292929"/>
          <w:spacing w:val="-1"/>
          <w:sz w:val="28"/>
          <w:szCs w:val="28"/>
        </w:rPr>
        <w:t> of the time</w:t>
      </w:r>
      <w:r w:rsidRPr="00290F94">
        <w:rPr>
          <w:rFonts w:ascii="Georgia" w:hAnsi="Georgia"/>
          <w:color w:val="292929"/>
          <w:spacing w:val="-1"/>
          <w:sz w:val="28"/>
          <w:szCs w:val="28"/>
        </w:rPr>
        <w:br/>
        <w:t>2. A </w:t>
      </w:r>
      <w:r w:rsidRPr="00290F94">
        <w:rPr>
          <w:rStyle w:val="Strong"/>
          <w:rFonts w:ascii="Georgia" w:hAnsi="Georgia"/>
          <w:b w:val="0"/>
          <w:bCs w:val="0"/>
          <w:color w:val="292929"/>
          <w:spacing w:val="-1"/>
          <w:sz w:val="28"/>
          <w:szCs w:val="28"/>
        </w:rPr>
        <w:t>random</w:t>
      </w:r>
      <w:r w:rsidRPr="00290F94">
        <w:rPr>
          <w:rFonts w:ascii="Georgia" w:hAnsi="Georgia"/>
          <w:color w:val="292929"/>
          <w:spacing w:val="-1"/>
          <w:sz w:val="28"/>
          <w:szCs w:val="28"/>
        </w:rPr>
        <w:t> token </w:t>
      </w:r>
      <w:r w:rsidRPr="00290F94">
        <w:rPr>
          <w:rStyle w:val="Strong"/>
          <w:rFonts w:ascii="Georgia" w:hAnsi="Georgia"/>
          <w:b w:val="0"/>
          <w:bCs w:val="0"/>
          <w:color w:val="292929"/>
          <w:spacing w:val="-1"/>
          <w:sz w:val="28"/>
          <w:szCs w:val="28"/>
        </w:rPr>
        <w:t>10%</w:t>
      </w:r>
      <w:r w:rsidRPr="00290F94">
        <w:rPr>
          <w:rFonts w:ascii="Georgia" w:hAnsi="Georgia"/>
          <w:color w:val="292929"/>
          <w:spacing w:val="-1"/>
          <w:sz w:val="28"/>
          <w:szCs w:val="28"/>
        </w:rPr>
        <w:t> of the time</w:t>
      </w:r>
      <w:r w:rsidRPr="00290F94">
        <w:rPr>
          <w:rFonts w:ascii="Georgia" w:hAnsi="Georgia"/>
          <w:color w:val="292929"/>
          <w:spacing w:val="-1"/>
          <w:sz w:val="28"/>
          <w:szCs w:val="28"/>
        </w:rPr>
        <w:br/>
        <w:t>3. The </w:t>
      </w:r>
      <w:r w:rsidRPr="00290F94">
        <w:rPr>
          <w:rStyle w:val="Strong"/>
          <w:rFonts w:ascii="Georgia" w:hAnsi="Georgia"/>
          <w:b w:val="0"/>
          <w:bCs w:val="0"/>
          <w:color w:val="292929"/>
          <w:spacing w:val="-1"/>
          <w:sz w:val="28"/>
          <w:szCs w:val="28"/>
        </w:rPr>
        <w:t>unchanged</w:t>
      </w:r>
      <w:r w:rsidRPr="00290F94">
        <w:rPr>
          <w:rFonts w:ascii="Georgia" w:hAnsi="Georgia"/>
          <w:color w:val="292929"/>
          <w:spacing w:val="-1"/>
          <w:sz w:val="28"/>
          <w:szCs w:val="28"/>
        </w:rPr>
        <w:t> </w:t>
      </w:r>
      <w:proofErr w:type="spellStart"/>
      <w:r w:rsidRPr="00290F94">
        <w:rPr>
          <w:rFonts w:ascii="Georgia" w:hAnsi="Georgia"/>
          <w:color w:val="292929"/>
          <w:spacing w:val="-1"/>
          <w:sz w:val="28"/>
          <w:szCs w:val="28"/>
        </w:rPr>
        <w:t>i</w:t>
      </w:r>
      <w:r w:rsidRPr="00290F94">
        <w:rPr>
          <w:color w:val="292929"/>
          <w:spacing w:val="-1"/>
          <w:sz w:val="28"/>
          <w:szCs w:val="28"/>
        </w:rPr>
        <w:t>ᵗʰ</w:t>
      </w:r>
      <w:proofErr w:type="spellEnd"/>
      <w:r w:rsidRPr="00290F94">
        <w:rPr>
          <w:rFonts w:ascii="Georgia" w:hAnsi="Georgia"/>
          <w:color w:val="292929"/>
          <w:spacing w:val="-1"/>
          <w:sz w:val="28"/>
          <w:szCs w:val="28"/>
        </w:rPr>
        <w:t xml:space="preserve"> token </w:t>
      </w:r>
      <w:r w:rsidRPr="00290F94">
        <w:rPr>
          <w:rStyle w:val="Strong"/>
          <w:rFonts w:ascii="Georgia" w:hAnsi="Georgia"/>
          <w:b w:val="0"/>
          <w:bCs w:val="0"/>
          <w:color w:val="292929"/>
          <w:spacing w:val="-1"/>
          <w:sz w:val="28"/>
          <w:szCs w:val="28"/>
        </w:rPr>
        <w:t>10%</w:t>
      </w:r>
      <w:r w:rsidRPr="00290F94">
        <w:rPr>
          <w:rFonts w:ascii="Georgia" w:hAnsi="Georgia"/>
          <w:color w:val="292929"/>
          <w:spacing w:val="-1"/>
          <w:sz w:val="28"/>
          <w:szCs w:val="28"/>
        </w:rPr>
        <w:t> of the time</w:t>
      </w:r>
      <w:r w:rsidRPr="00290F94">
        <w:rPr>
          <w:rFonts w:ascii="Georgia" w:hAnsi="Georgia"/>
          <w:color w:val="292929"/>
          <w:spacing w:val="-1"/>
          <w:sz w:val="28"/>
          <w:szCs w:val="28"/>
        </w:rPr>
        <w:br/>
      </w:r>
      <w:proofErr w:type="spellStart"/>
      <w:r w:rsidRPr="00290F94">
        <w:rPr>
          <w:rFonts w:ascii="Georgia" w:hAnsi="Georgia"/>
          <w:color w:val="292929"/>
          <w:spacing w:val="-1"/>
          <w:sz w:val="28"/>
          <w:szCs w:val="28"/>
        </w:rPr>
        <w:t>Ti</w:t>
      </w:r>
      <w:proofErr w:type="spellEnd"/>
      <w:r w:rsidRPr="00290F94">
        <w:rPr>
          <w:rFonts w:ascii="Georgia" w:hAnsi="Georgia"/>
          <w:color w:val="292929"/>
          <w:spacing w:val="-1"/>
          <w:sz w:val="28"/>
          <w:szCs w:val="28"/>
        </w:rPr>
        <w:t xml:space="preserve"> will be used to predict the original token with </w:t>
      </w:r>
      <w:r w:rsidRPr="00290F94">
        <w:rPr>
          <w:rStyle w:val="Strong"/>
          <w:rFonts w:ascii="Georgia" w:hAnsi="Georgia"/>
          <w:b w:val="0"/>
          <w:bCs w:val="0"/>
          <w:color w:val="292929"/>
          <w:spacing w:val="-1"/>
          <w:sz w:val="28"/>
          <w:szCs w:val="28"/>
        </w:rPr>
        <w:t>cross-entropy loss</w:t>
      </w:r>
    </w:p>
    <w:p w:rsidR="006655BF" w:rsidRPr="00290F94" w:rsidRDefault="006655BF" w:rsidP="006655BF">
      <w:pPr>
        <w:pStyle w:val="io"/>
        <w:spacing w:before="480" w:beforeAutospacing="0" w:after="0" w:afterAutospacing="0" w:line="480" w:lineRule="atLeast"/>
        <w:rPr>
          <w:rFonts w:ascii="Georgia" w:hAnsi="Georgia"/>
          <w:color w:val="292929"/>
          <w:spacing w:val="-1"/>
          <w:sz w:val="28"/>
          <w:szCs w:val="28"/>
        </w:rPr>
      </w:pPr>
      <w:r w:rsidRPr="00290F94">
        <w:rPr>
          <w:rFonts w:ascii="Georgia" w:hAnsi="Georgia"/>
          <w:color w:val="292929"/>
          <w:spacing w:val="-1"/>
          <w:sz w:val="28"/>
          <w:szCs w:val="28"/>
        </w:rPr>
        <w:t>Task 2: </w:t>
      </w:r>
      <w:r w:rsidRPr="00290F94">
        <w:rPr>
          <w:rStyle w:val="Strong"/>
          <w:rFonts w:ascii="Georgia" w:hAnsi="Georgia"/>
          <w:color w:val="292929"/>
          <w:spacing w:val="-1"/>
          <w:sz w:val="28"/>
          <w:szCs w:val="28"/>
        </w:rPr>
        <w:t>Next Sentence Prediction </w:t>
      </w:r>
      <w:r w:rsidRPr="00290F94">
        <w:rPr>
          <w:rFonts w:ascii="Georgia" w:hAnsi="Georgia"/>
          <w:color w:val="292929"/>
          <w:spacing w:val="-1"/>
          <w:sz w:val="28"/>
          <w:szCs w:val="28"/>
        </w:rPr>
        <w:t>(NSP)</w:t>
      </w:r>
      <w:r w:rsidRPr="00290F94">
        <w:rPr>
          <w:rFonts w:ascii="Georgia" w:hAnsi="Georgia"/>
          <w:color w:val="292929"/>
          <w:spacing w:val="-1"/>
          <w:sz w:val="28"/>
          <w:szCs w:val="28"/>
        </w:rPr>
        <w:br/>
        <w:t>Many important downstream tasks such as Question Answering (QA) are based on the relationship between </w:t>
      </w:r>
      <w:r w:rsidRPr="00290F94">
        <w:rPr>
          <w:rStyle w:val="Strong"/>
          <w:rFonts w:ascii="Georgia" w:hAnsi="Georgia"/>
          <w:b w:val="0"/>
          <w:bCs w:val="0"/>
          <w:color w:val="292929"/>
          <w:spacing w:val="-1"/>
          <w:sz w:val="28"/>
          <w:szCs w:val="28"/>
        </w:rPr>
        <w:t>two sentences</w:t>
      </w:r>
      <w:r w:rsidRPr="00290F94">
        <w:rPr>
          <w:rFonts w:ascii="Georgia" w:hAnsi="Georgia"/>
          <w:color w:val="292929"/>
          <w:spacing w:val="-1"/>
          <w:sz w:val="28"/>
          <w:szCs w:val="28"/>
        </w:rPr>
        <w:t>, which is not directly captured by language modeling.</w:t>
      </w:r>
    </w:p>
    <w:p w:rsidR="006655BF" w:rsidRPr="00290F94" w:rsidRDefault="006655BF" w:rsidP="006655BF">
      <w:pPr>
        <w:pStyle w:val="io"/>
        <w:spacing w:before="480" w:beforeAutospacing="0" w:after="0" w:afterAutospacing="0" w:line="480" w:lineRule="atLeast"/>
        <w:rPr>
          <w:rFonts w:ascii="Georgia" w:hAnsi="Georgia"/>
          <w:color w:val="292929"/>
          <w:spacing w:val="-1"/>
          <w:sz w:val="28"/>
          <w:szCs w:val="28"/>
        </w:rPr>
      </w:pPr>
      <w:r w:rsidRPr="00290F94">
        <w:rPr>
          <w:rFonts w:ascii="Georgia" w:hAnsi="Georgia"/>
          <w:color w:val="292929"/>
          <w:spacing w:val="-1"/>
          <w:sz w:val="28"/>
          <w:szCs w:val="28"/>
        </w:rPr>
        <w:t>BERT performs </w:t>
      </w:r>
      <w:r w:rsidRPr="00290F94">
        <w:rPr>
          <w:rStyle w:val="Strong"/>
          <w:rFonts w:ascii="Georgia" w:hAnsi="Georgia"/>
          <w:b w:val="0"/>
          <w:bCs w:val="0"/>
          <w:color w:val="292929"/>
          <w:spacing w:val="-1"/>
          <w:sz w:val="28"/>
          <w:szCs w:val="28"/>
        </w:rPr>
        <w:t>state-of-the-art results</w:t>
      </w:r>
      <w:r w:rsidRPr="00290F94">
        <w:rPr>
          <w:rStyle w:val="Strong"/>
          <w:rFonts w:ascii="Georgia" w:hAnsi="Georgia"/>
          <w:color w:val="292929"/>
          <w:spacing w:val="-1"/>
          <w:sz w:val="28"/>
          <w:szCs w:val="28"/>
        </w:rPr>
        <w:t> </w:t>
      </w:r>
      <w:r w:rsidRPr="00290F94">
        <w:rPr>
          <w:rFonts w:ascii="Georgia" w:hAnsi="Georgia"/>
          <w:color w:val="292929"/>
          <w:spacing w:val="-1"/>
          <w:sz w:val="28"/>
          <w:szCs w:val="28"/>
        </w:rPr>
        <w:t>in many </w:t>
      </w:r>
      <w:r w:rsidRPr="00290F94">
        <w:rPr>
          <w:rStyle w:val="Strong"/>
          <w:rFonts w:ascii="Georgia" w:hAnsi="Georgia"/>
          <w:b w:val="0"/>
          <w:bCs w:val="0"/>
          <w:color w:val="292929"/>
          <w:spacing w:val="-1"/>
          <w:sz w:val="28"/>
          <w:szCs w:val="28"/>
        </w:rPr>
        <w:t>NLP task</w:t>
      </w:r>
      <w:r w:rsidRPr="00290F94">
        <w:rPr>
          <w:rFonts w:ascii="Georgia" w:hAnsi="Georgia"/>
          <w:color w:val="292929"/>
          <w:spacing w:val="-1"/>
          <w:sz w:val="28"/>
          <w:szCs w:val="28"/>
        </w:rPr>
        <w:t xml:space="preserve"> such </w:t>
      </w:r>
      <w:proofErr w:type="gramStart"/>
      <w:r w:rsidRPr="00290F94">
        <w:rPr>
          <w:rFonts w:ascii="Georgia" w:hAnsi="Georgia"/>
          <w:color w:val="292929"/>
          <w:spacing w:val="-1"/>
          <w:sz w:val="28"/>
          <w:szCs w:val="28"/>
        </w:rPr>
        <w:t>as :</w:t>
      </w:r>
      <w:proofErr w:type="gramEnd"/>
    </w:p>
    <w:p w:rsidR="006655BF" w:rsidRPr="00290F94" w:rsidRDefault="006655BF" w:rsidP="006655BF">
      <w:pPr>
        <w:numPr>
          <w:ilvl w:val="0"/>
          <w:numId w:val="6"/>
        </w:numPr>
        <w:spacing w:before="480" w:after="0" w:line="480" w:lineRule="atLeast"/>
        <w:ind w:left="450"/>
        <w:rPr>
          <w:rFonts w:ascii="Georgia" w:hAnsi="Georgia"/>
          <w:color w:val="292929"/>
          <w:spacing w:val="-1"/>
          <w:sz w:val="28"/>
          <w:szCs w:val="28"/>
        </w:rPr>
      </w:pPr>
      <w:r w:rsidRPr="00290F94">
        <w:rPr>
          <w:rFonts w:ascii="Georgia" w:hAnsi="Georgia"/>
          <w:color w:val="292929"/>
          <w:spacing w:val="-1"/>
          <w:sz w:val="28"/>
          <w:szCs w:val="28"/>
        </w:rPr>
        <w:t>Multi-Genre Natural Language Inference (MNLI)</w:t>
      </w:r>
    </w:p>
    <w:p w:rsidR="006655BF" w:rsidRPr="00290F94" w:rsidRDefault="006655BF" w:rsidP="006655BF">
      <w:pPr>
        <w:numPr>
          <w:ilvl w:val="0"/>
          <w:numId w:val="6"/>
        </w:numPr>
        <w:spacing w:before="252" w:after="0" w:line="480" w:lineRule="atLeast"/>
        <w:ind w:left="450"/>
        <w:rPr>
          <w:rFonts w:ascii="Georgia" w:hAnsi="Georgia"/>
          <w:color w:val="292929"/>
          <w:spacing w:val="-1"/>
          <w:sz w:val="28"/>
          <w:szCs w:val="28"/>
        </w:rPr>
      </w:pPr>
      <w:proofErr w:type="spellStart"/>
      <w:r w:rsidRPr="00290F94">
        <w:rPr>
          <w:rFonts w:ascii="Georgia" w:hAnsi="Georgia"/>
          <w:color w:val="292929"/>
          <w:spacing w:val="-1"/>
          <w:sz w:val="28"/>
          <w:szCs w:val="28"/>
        </w:rPr>
        <w:t>Quora</w:t>
      </w:r>
      <w:proofErr w:type="spellEnd"/>
      <w:r w:rsidRPr="00290F94">
        <w:rPr>
          <w:rFonts w:ascii="Georgia" w:hAnsi="Georgia"/>
          <w:color w:val="292929"/>
          <w:spacing w:val="-1"/>
          <w:sz w:val="28"/>
          <w:szCs w:val="28"/>
        </w:rPr>
        <w:t xml:space="preserve"> Question Pairs (QQP)</w:t>
      </w:r>
    </w:p>
    <w:p w:rsidR="006655BF" w:rsidRPr="00290F94" w:rsidRDefault="006655BF" w:rsidP="006655BF">
      <w:pPr>
        <w:numPr>
          <w:ilvl w:val="0"/>
          <w:numId w:val="6"/>
        </w:numPr>
        <w:spacing w:before="252" w:after="0" w:line="480" w:lineRule="atLeast"/>
        <w:ind w:left="450"/>
        <w:rPr>
          <w:rFonts w:ascii="Georgia" w:hAnsi="Georgia"/>
          <w:color w:val="292929"/>
          <w:spacing w:val="-1"/>
          <w:sz w:val="28"/>
          <w:szCs w:val="28"/>
        </w:rPr>
      </w:pPr>
      <w:r w:rsidRPr="00290F94">
        <w:rPr>
          <w:rFonts w:ascii="Georgia" w:hAnsi="Georgia"/>
          <w:color w:val="292929"/>
          <w:spacing w:val="-1"/>
          <w:sz w:val="28"/>
          <w:szCs w:val="28"/>
        </w:rPr>
        <w:t>Question Natural Language Inference (QNLI)</w:t>
      </w:r>
    </w:p>
    <w:p w:rsidR="006655BF" w:rsidRPr="00290F94" w:rsidRDefault="006655BF" w:rsidP="006655BF">
      <w:pPr>
        <w:numPr>
          <w:ilvl w:val="0"/>
          <w:numId w:val="6"/>
        </w:numPr>
        <w:spacing w:before="252" w:after="0" w:line="480" w:lineRule="atLeast"/>
        <w:ind w:left="450"/>
        <w:rPr>
          <w:rFonts w:ascii="Georgia" w:hAnsi="Georgia"/>
          <w:color w:val="292929"/>
          <w:spacing w:val="-1"/>
          <w:sz w:val="28"/>
          <w:szCs w:val="28"/>
        </w:rPr>
      </w:pPr>
      <w:r w:rsidRPr="00290F94">
        <w:rPr>
          <w:rFonts w:ascii="Georgia" w:hAnsi="Georgia"/>
          <w:color w:val="292929"/>
          <w:spacing w:val="-1"/>
          <w:sz w:val="28"/>
          <w:szCs w:val="28"/>
        </w:rPr>
        <w:t>The Stanford Sentiment Treebank (SST-2)</w:t>
      </w:r>
    </w:p>
    <w:p w:rsidR="006655BF" w:rsidRPr="00290F94" w:rsidRDefault="006655BF" w:rsidP="006655BF">
      <w:pPr>
        <w:numPr>
          <w:ilvl w:val="0"/>
          <w:numId w:val="6"/>
        </w:numPr>
        <w:spacing w:before="252" w:after="0" w:line="480" w:lineRule="atLeast"/>
        <w:ind w:left="450"/>
        <w:rPr>
          <w:rFonts w:ascii="Georgia" w:hAnsi="Georgia"/>
          <w:color w:val="292929"/>
          <w:spacing w:val="-1"/>
          <w:sz w:val="28"/>
          <w:szCs w:val="28"/>
        </w:rPr>
      </w:pPr>
      <w:r w:rsidRPr="00290F94">
        <w:rPr>
          <w:rFonts w:ascii="Georgia" w:hAnsi="Georgia"/>
          <w:color w:val="292929"/>
          <w:spacing w:val="-1"/>
          <w:sz w:val="28"/>
          <w:szCs w:val="28"/>
        </w:rPr>
        <w:t>The Corpus of Linguistic Acceptability (</w:t>
      </w:r>
      <w:proofErr w:type="spellStart"/>
      <w:r w:rsidRPr="00290F94">
        <w:rPr>
          <w:rFonts w:ascii="Georgia" w:hAnsi="Georgia"/>
          <w:color w:val="292929"/>
          <w:spacing w:val="-1"/>
          <w:sz w:val="28"/>
          <w:szCs w:val="28"/>
        </w:rPr>
        <w:t>CoLA</w:t>
      </w:r>
      <w:proofErr w:type="spellEnd"/>
      <w:r w:rsidRPr="00290F94">
        <w:rPr>
          <w:rFonts w:ascii="Georgia" w:hAnsi="Georgia"/>
          <w:color w:val="292929"/>
          <w:spacing w:val="-1"/>
          <w:sz w:val="28"/>
          <w:szCs w:val="28"/>
        </w:rPr>
        <w:t>)</w:t>
      </w:r>
    </w:p>
    <w:p w:rsidR="006655BF" w:rsidRPr="00290F94" w:rsidRDefault="006655BF" w:rsidP="006655BF">
      <w:pPr>
        <w:numPr>
          <w:ilvl w:val="0"/>
          <w:numId w:val="6"/>
        </w:numPr>
        <w:spacing w:before="252" w:after="0" w:line="480" w:lineRule="atLeast"/>
        <w:ind w:left="450"/>
        <w:rPr>
          <w:rFonts w:ascii="Georgia" w:hAnsi="Georgia"/>
          <w:color w:val="292929"/>
          <w:spacing w:val="-1"/>
          <w:sz w:val="28"/>
          <w:szCs w:val="28"/>
        </w:rPr>
      </w:pPr>
      <w:r w:rsidRPr="00290F94">
        <w:rPr>
          <w:rFonts w:ascii="Georgia" w:hAnsi="Georgia"/>
          <w:color w:val="292929"/>
          <w:spacing w:val="-1"/>
          <w:sz w:val="28"/>
          <w:szCs w:val="28"/>
        </w:rPr>
        <w:t>The Semantic Textual Similarity Benchmark (STS-B)</w:t>
      </w:r>
    </w:p>
    <w:p w:rsidR="006655BF" w:rsidRPr="00290F94" w:rsidRDefault="006655BF" w:rsidP="006655BF">
      <w:pPr>
        <w:numPr>
          <w:ilvl w:val="0"/>
          <w:numId w:val="6"/>
        </w:numPr>
        <w:spacing w:before="252" w:after="0" w:line="480" w:lineRule="atLeast"/>
        <w:ind w:left="450"/>
        <w:rPr>
          <w:rFonts w:ascii="Georgia" w:hAnsi="Georgia"/>
          <w:color w:val="292929"/>
          <w:spacing w:val="-1"/>
          <w:sz w:val="28"/>
          <w:szCs w:val="28"/>
        </w:rPr>
      </w:pPr>
      <w:r w:rsidRPr="00290F94">
        <w:rPr>
          <w:rFonts w:ascii="Georgia" w:hAnsi="Georgia"/>
          <w:color w:val="292929"/>
          <w:spacing w:val="-1"/>
          <w:sz w:val="28"/>
          <w:szCs w:val="28"/>
        </w:rPr>
        <w:t>Microsoft Research Paraphrase Corpus (MRPC)</w:t>
      </w:r>
    </w:p>
    <w:p w:rsidR="006655BF" w:rsidRPr="00290F94" w:rsidRDefault="006655BF" w:rsidP="006655BF">
      <w:pPr>
        <w:numPr>
          <w:ilvl w:val="0"/>
          <w:numId w:val="6"/>
        </w:numPr>
        <w:spacing w:before="252" w:after="0" w:line="480" w:lineRule="atLeast"/>
        <w:ind w:left="450"/>
        <w:rPr>
          <w:rFonts w:ascii="Georgia" w:hAnsi="Georgia"/>
          <w:color w:val="292929"/>
          <w:spacing w:val="-1"/>
          <w:sz w:val="28"/>
          <w:szCs w:val="28"/>
        </w:rPr>
      </w:pPr>
      <w:r w:rsidRPr="00290F94">
        <w:rPr>
          <w:rFonts w:ascii="Georgia" w:hAnsi="Georgia"/>
          <w:color w:val="292929"/>
          <w:spacing w:val="-1"/>
          <w:sz w:val="28"/>
          <w:szCs w:val="28"/>
        </w:rPr>
        <w:lastRenderedPageBreak/>
        <w:t>Recognizing Textual Entailment (RTE) etc.</w:t>
      </w:r>
    </w:p>
    <w:p w:rsidR="009E61DC" w:rsidRPr="009E61DC" w:rsidRDefault="009E61DC" w:rsidP="009E61DC">
      <w:pPr>
        <w:pStyle w:val="Heading1"/>
        <w:shd w:val="clear" w:color="auto" w:fill="FFFFFF"/>
        <w:spacing w:before="300" w:line="600" w:lineRule="atLeast"/>
        <w:rPr>
          <w:rFonts w:ascii="Lucida Sans Unicode" w:hAnsi="Lucida Sans Unicode" w:cs="Lucida Sans Unicode"/>
          <w:b/>
          <w:bCs/>
          <w:color w:val="292929"/>
          <w:spacing w:val="-5"/>
          <w:sz w:val="36"/>
          <w:szCs w:val="36"/>
        </w:rPr>
      </w:pPr>
      <w:r w:rsidRPr="009E61DC">
        <w:rPr>
          <w:rFonts w:ascii="Lucida Sans Unicode" w:hAnsi="Lucida Sans Unicode" w:cs="Lucida Sans Unicode"/>
          <w:b/>
          <w:bCs/>
          <w:color w:val="292929"/>
          <w:spacing w:val="-5"/>
          <w:sz w:val="36"/>
          <w:szCs w:val="36"/>
        </w:rPr>
        <w:t xml:space="preserve">Comparison of BERT, GPT-2 and </w:t>
      </w:r>
      <w:proofErr w:type="spellStart"/>
      <w:r w:rsidRPr="009E61DC">
        <w:rPr>
          <w:rFonts w:ascii="Lucida Sans Unicode" w:hAnsi="Lucida Sans Unicode" w:cs="Lucida Sans Unicode"/>
          <w:b/>
          <w:bCs/>
          <w:color w:val="292929"/>
          <w:spacing w:val="-5"/>
          <w:sz w:val="36"/>
          <w:szCs w:val="36"/>
        </w:rPr>
        <w:t>ELMo</w:t>
      </w:r>
      <w:proofErr w:type="spellEnd"/>
    </w:p>
    <w:p w:rsidR="009E61DC" w:rsidRPr="009E61DC" w:rsidRDefault="009E61DC" w:rsidP="009E61DC">
      <w:pPr>
        <w:pStyle w:val="io"/>
        <w:shd w:val="clear" w:color="auto" w:fill="FFFFFF"/>
        <w:spacing w:before="206" w:beforeAutospacing="0" w:after="0" w:afterAutospacing="0" w:line="480" w:lineRule="atLeast"/>
        <w:rPr>
          <w:rFonts w:ascii="Georgia" w:hAnsi="Georgia"/>
          <w:color w:val="292929"/>
          <w:spacing w:val="-1"/>
          <w:sz w:val="28"/>
          <w:szCs w:val="28"/>
        </w:rPr>
      </w:pPr>
      <w:r w:rsidRPr="009E61DC">
        <w:rPr>
          <w:rFonts w:ascii="Georgia" w:hAnsi="Georgia"/>
          <w:color w:val="292929"/>
          <w:spacing w:val="-1"/>
          <w:sz w:val="28"/>
          <w:szCs w:val="28"/>
        </w:rPr>
        <w:t>The comparisons between the model architectures are shown visually below. Note that in addition to the architecture differences, </w:t>
      </w:r>
      <w:r w:rsidRPr="009E61DC">
        <w:rPr>
          <w:rStyle w:val="Strong"/>
          <w:rFonts w:ascii="Georgia" w:hAnsi="Georgia"/>
          <w:b w:val="0"/>
          <w:bCs w:val="0"/>
          <w:color w:val="292929"/>
          <w:spacing w:val="-1"/>
          <w:sz w:val="28"/>
          <w:szCs w:val="28"/>
        </w:rPr>
        <w:t xml:space="preserve">BERT and </w:t>
      </w:r>
      <w:proofErr w:type="spellStart"/>
      <w:r w:rsidRPr="009E61DC">
        <w:rPr>
          <w:rStyle w:val="Strong"/>
          <w:rFonts w:ascii="Georgia" w:hAnsi="Georgia"/>
          <w:b w:val="0"/>
          <w:bCs w:val="0"/>
          <w:color w:val="292929"/>
          <w:spacing w:val="-1"/>
          <w:sz w:val="28"/>
          <w:szCs w:val="28"/>
        </w:rPr>
        <w:t>OpenAI</w:t>
      </w:r>
      <w:proofErr w:type="spellEnd"/>
      <w:r w:rsidRPr="009E61DC">
        <w:rPr>
          <w:rStyle w:val="Strong"/>
          <w:rFonts w:ascii="Georgia" w:hAnsi="Georgia"/>
          <w:b w:val="0"/>
          <w:bCs w:val="0"/>
          <w:color w:val="292929"/>
          <w:spacing w:val="-1"/>
          <w:sz w:val="28"/>
          <w:szCs w:val="28"/>
        </w:rPr>
        <w:t xml:space="preserve"> GPT</w:t>
      </w:r>
      <w:r w:rsidRPr="009E61DC">
        <w:rPr>
          <w:rStyle w:val="Strong"/>
          <w:rFonts w:ascii="Georgia" w:hAnsi="Georgia"/>
          <w:color w:val="292929"/>
          <w:spacing w:val="-1"/>
          <w:sz w:val="28"/>
          <w:szCs w:val="28"/>
        </w:rPr>
        <w:t> </w:t>
      </w:r>
      <w:r w:rsidRPr="009E61DC">
        <w:rPr>
          <w:rFonts w:ascii="Georgia" w:hAnsi="Georgia"/>
          <w:color w:val="292929"/>
          <w:spacing w:val="-1"/>
          <w:sz w:val="28"/>
          <w:szCs w:val="28"/>
        </w:rPr>
        <w:t>are </w:t>
      </w:r>
      <w:proofErr w:type="spellStart"/>
      <w:r w:rsidRPr="009E61DC">
        <w:rPr>
          <w:rStyle w:val="Strong"/>
          <w:rFonts w:ascii="Georgia" w:hAnsi="Georgia"/>
          <w:b w:val="0"/>
          <w:bCs w:val="0"/>
          <w:color w:val="292929"/>
          <w:spacing w:val="-1"/>
          <w:sz w:val="28"/>
          <w:szCs w:val="28"/>
        </w:rPr>
        <w:t>finetuning</w:t>
      </w:r>
      <w:proofErr w:type="spellEnd"/>
      <w:r w:rsidRPr="009E61DC">
        <w:rPr>
          <w:rStyle w:val="Strong"/>
          <w:rFonts w:ascii="Georgia" w:hAnsi="Georgia"/>
          <w:b w:val="0"/>
          <w:bCs w:val="0"/>
          <w:color w:val="292929"/>
          <w:spacing w:val="-1"/>
          <w:sz w:val="28"/>
          <w:szCs w:val="28"/>
        </w:rPr>
        <w:t xml:space="preserve"> approaches</w:t>
      </w:r>
      <w:r w:rsidRPr="009E61DC">
        <w:rPr>
          <w:rFonts w:ascii="Georgia" w:hAnsi="Georgia"/>
          <w:color w:val="292929"/>
          <w:spacing w:val="-1"/>
          <w:sz w:val="28"/>
          <w:szCs w:val="28"/>
        </w:rPr>
        <w:t>, while</w:t>
      </w:r>
      <w:r w:rsidRPr="009E61DC">
        <w:rPr>
          <w:rStyle w:val="Strong"/>
          <w:rFonts w:ascii="Georgia" w:hAnsi="Georgia"/>
          <w:color w:val="292929"/>
          <w:spacing w:val="-1"/>
          <w:sz w:val="28"/>
          <w:szCs w:val="28"/>
        </w:rPr>
        <w:t> </w:t>
      </w:r>
      <w:proofErr w:type="spellStart"/>
      <w:r w:rsidRPr="009E61DC">
        <w:rPr>
          <w:rStyle w:val="Strong"/>
          <w:rFonts w:ascii="Georgia" w:hAnsi="Georgia"/>
          <w:b w:val="0"/>
          <w:bCs w:val="0"/>
          <w:color w:val="292929"/>
          <w:spacing w:val="-1"/>
          <w:sz w:val="28"/>
          <w:szCs w:val="28"/>
        </w:rPr>
        <w:t>ELMo</w:t>
      </w:r>
      <w:proofErr w:type="spellEnd"/>
      <w:r w:rsidRPr="009E61DC">
        <w:rPr>
          <w:rFonts w:ascii="Georgia" w:hAnsi="Georgia"/>
          <w:color w:val="292929"/>
          <w:spacing w:val="-1"/>
          <w:sz w:val="28"/>
          <w:szCs w:val="28"/>
        </w:rPr>
        <w:t> is a </w:t>
      </w:r>
      <w:r w:rsidRPr="009E61DC">
        <w:rPr>
          <w:rStyle w:val="Strong"/>
          <w:rFonts w:ascii="Georgia" w:hAnsi="Georgia"/>
          <w:b w:val="0"/>
          <w:bCs w:val="0"/>
          <w:color w:val="292929"/>
          <w:spacing w:val="-1"/>
          <w:sz w:val="28"/>
          <w:szCs w:val="28"/>
        </w:rPr>
        <w:t>feature-based approach</w:t>
      </w:r>
      <w:r w:rsidRPr="009E61DC">
        <w:rPr>
          <w:rFonts w:ascii="Georgia" w:hAnsi="Georgia"/>
          <w:color w:val="292929"/>
          <w:spacing w:val="-1"/>
          <w:sz w:val="28"/>
          <w:szCs w:val="28"/>
        </w:rPr>
        <w:t>.</w:t>
      </w:r>
    </w:p>
    <w:p w:rsidR="009E61DC" w:rsidRDefault="009E61DC" w:rsidP="009E61DC">
      <w:pPr>
        <w:shd w:val="clear" w:color="auto" w:fill="F2F2F2"/>
      </w:pPr>
      <w:r>
        <w:rPr>
          <w:noProof/>
        </w:rPr>
        <w:drawing>
          <wp:inline distT="0" distB="0" distL="0" distR="0">
            <wp:extent cx="6633109" cy="1559560"/>
            <wp:effectExtent l="0" t="0" r="0" b="2540"/>
            <wp:docPr id="56" name="Picture 5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for pos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57195" cy="1565223"/>
                    </a:xfrm>
                    <a:prstGeom prst="rect">
                      <a:avLst/>
                    </a:prstGeom>
                    <a:noFill/>
                    <a:ln>
                      <a:noFill/>
                    </a:ln>
                  </pic:spPr>
                </pic:pic>
              </a:graphicData>
            </a:graphic>
          </wp:inline>
        </w:drawing>
      </w:r>
    </w:p>
    <w:p w:rsidR="009E61DC" w:rsidRDefault="009E61DC" w:rsidP="009E61DC">
      <w:r>
        <w:rPr>
          <w:rStyle w:val="Emphasis"/>
        </w:rPr>
        <w:t xml:space="preserve">Comparison of BERT, </w:t>
      </w:r>
      <w:proofErr w:type="spellStart"/>
      <w:r>
        <w:rPr>
          <w:rStyle w:val="Emphasis"/>
        </w:rPr>
        <w:t>OpenAI</w:t>
      </w:r>
      <w:proofErr w:type="spellEnd"/>
      <w:r>
        <w:rPr>
          <w:rStyle w:val="Emphasis"/>
        </w:rPr>
        <w:t xml:space="preserve"> GPT and </w:t>
      </w:r>
      <w:proofErr w:type="spellStart"/>
      <w:r>
        <w:rPr>
          <w:rStyle w:val="Emphasis"/>
        </w:rPr>
        <w:t>ELMo</w:t>
      </w:r>
      <w:proofErr w:type="spellEnd"/>
      <w:r>
        <w:rPr>
          <w:rStyle w:val="Emphasis"/>
        </w:rPr>
        <w:t>, (Image source: BERT </w:t>
      </w:r>
      <w:hyperlink r:id="rId44" w:tgtFrame="_blank" w:history="1">
        <w:r>
          <w:rPr>
            <w:rStyle w:val="Emphasis"/>
            <w:color w:val="0000FF"/>
          </w:rPr>
          <w:t>original paper</w:t>
        </w:r>
      </w:hyperlink>
      <w:r>
        <w:rPr>
          <w:rStyle w:val="Emphasis"/>
        </w:rPr>
        <w:t>)</w:t>
      </w:r>
    </w:p>
    <w:p w:rsidR="009E61DC" w:rsidRPr="009E61DC" w:rsidRDefault="009E61DC" w:rsidP="009E61DC">
      <w:pPr>
        <w:numPr>
          <w:ilvl w:val="0"/>
          <w:numId w:val="9"/>
        </w:numPr>
        <w:shd w:val="clear" w:color="auto" w:fill="FFFFFF"/>
        <w:spacing w:before="480" w:after="0" w:line="480" w:lineRule="atLeast"/>
        <w:ind w:left="450"/>
        <w:rPr>
          <w:rFonts w:ascii="Georgia" w:hAnsi="Georgia" w:cs="Segoe UI"/>
          <w:color w:val="292929"/>
          <w:spacing w:val="-1"/>
          <w:sz w:val="28"/>
          <w:szCs w:val="28"/>
        </w:rPr>
      </w:pPr>
      <w:r w:rsidRPr="009E61DC">
        <w:rPr>
          <w:rFonts w:ascii="Georgia" w:hAnsi="Georgia" w:cs="Segoe UI"/>
          <w:color w:val="292929"/>
          <w:spacing w:val="-1"/>
          <w:sz w:val="28"/>
          <w:szCs w:val="28"/>
        </w:rPr>
        <w:t xml:space="preserve">BERT and GPT are transformer-based architecture while </w:t>
      </w:r>
      <w:proofErr w:type="spellStart"/>
      <w:r w:rsidRPr="009E61DC">
        <w:rPr>
          <w:rFonts w:ascii="Georgia" w:hAnsi="Georgia" w:cs="Segoe UI"/>
          <w:color w:val="292929"/>
          <w:spacing w:val="-1"/>
          <w:sz w:val="28"/>
          <w:szCs w:val="28"/>
        </w:rPr>
        <w:t>ELMo</w:t>
      </w:r>
      <w:proofErr w:type="spellEnd"/>
      <w:r w:rsidRPr="009E61DC">
        <w:rPr>
          <w:rFonts w:ascii="Georgia" w:hAnsi="Georgia" w:cs="Segoe UI"/>
          <w:color w:val="292929"/>
          <w:spacing w:val="-1"/>
          <w:sz w:val="28"/>
          <w:szCs w:val="28"/>
        </w:rPr>
        <w:t xml:space="preserve"> is Bi-LSTM Language model.</w:t>
      </w:r>
    </w:p>
    <w:p w:rsidR="009E61DC" w:rsidRPr="009E61DC" w:rsidRDefault="009E61DC" w:rsidP="009E61DC">
      <w:pPr>
        <w:numPr>
          <w:ilvl w:val="0"/>
          <w:numId w:val="9"/>
        </w:numPr>
        <w:shd w:val="clear" w:color="auto" w:fill="FFFFFF"/>
        <w:spacing w:before="252" w:after="0" w:line="480" w:lineRule="atLeast"/>
        <w:ind w:left="450"/>
        <w:rPr>
          <w:rFonts w:ascii="Georgia" w:hAnsi="Georgia" w:cs="Segoe UI"/>
          <w:color w:val="292929"/>
          <w:spacing w:val="-1"/>
          <w:sz w:val="28"/>
          <w:szCs w:val="28"/>
        </w:rPr>
      </w:pPr>
      <w:r w:rsidRPr="009E61DC">
        <w:rPr>
          <w:rFonts w:ascii="Georgia" w:hAnsi="Georgia" w:cs="Segoe UI"/>
          <w:color w:val="292929"/>
          <w:spacing w:val="-1"/>
          <w:sz w:val="28"/>
          <w:szCs w:val="28"/>
        </w:rPr>
        <w:t>BERT is purely </w:t>
      </w:r>
      <w:r w:rsidRPr="009E61DC">
        <w:rPr>
          <w:rStyle w:val="Strong"/>
          <w:rFonts w:ascii="Georgia" w:hAnsi="Georgia" w:cs="Segoe UI"/>
          <w:b w:val="0"/>
          <w:bCs w:val="0"/>
          <w:color w:val="292929"/>
          <w:spacing w:val="-1"/>
          <w:sz w:val="28"/>
          <w:szCs w:val="28"/>
        </w:rPr>
        <w:t>Bi-directional</w:t>
      </w:r>
      <w:r w:rsidRPr="009E61DC">
        <w:rPr>
          <w:rFonts w:ascii="Georgia" w:hAnsi="Georgia" w:cs="Segoe UI"/>
          <w:color w:val="292929"/>
          <w:spacing w:val="-1"/>
          <w:sz w:val="28"/>
          <w:szCs w:val="28"/>
        </w:rPr>
        <w:t>, GPT is </w:t>
      </w:r>
      <w:r w:rsidRPr="009E61DC">
        <w:rPr>
          <w:rStyle w:val="Strong"/>
          <w:rFonts w:ascii="Georgia" w:hAnsi="Georgia" w:cs="Segoe UI"/>
          <w:b w:val="0"/>
          <w:bCs w:val="0"/>
          <w:color w:val="292929"/>
          <w:spacing w:val="-1"/>
          <w:sz w:val="28"/>
          <w:szCs w:val="28"/>
        </w:rPr>
        <w:t>unidirectional </w:t>
      </w:r>
      <w:r w:rsidRPr="009E61DC">
        <w:rPr>
          <w:rFonts w:ascii="Georgia" w:hAnsi="Georgia" w:cs="Segoe UI"/>
          <w:color w:val="292929"/>
          <w:spacing w:val="-1"/>
          <w:sz w:val="28"/>
          <w:szCs w:val="28"/>
        </w:rPr>
        <w:t xml:space="preserve">and </w:t>
      </w:r>
      <w:proofErr w:type="spellStart"/>
      <w:r w:rsidRPr="009E61DC">
        <w:rPr>
          <w:rFonts w:ascii="Georgia" w:hAnsi="Georgia" w:cs="Segoe UI"/>
          <w:color w:val="292929"/>
          <w:spacing w:val="-1"/>
          <w:sz w:val="28"/>
          <w:szCs w:val="28"/>
        </w:rPr>
        <w:t>ELMo</w:t>
      </w:r>
      <w:proofErr w:type="spellEnd"/>
      <w:r w:rsidRPr="009E61DC">
        <w:rPr>
          <w:rFonts w:ascii="Georgia" w:hAnsi="Georgia" w:cs="Segoe UI"/>
          <w:color w:val="292929"/>
          <w:spacing w:val="-1"/>
          <w:sz w:val="28"/>
          <w:szCs w:val="28"/>
        </w:rPr>
        <w:t xml:space="preserve"> is semi-bidirectional.</w:t>
      </w:r>
    </w:p>
    <w:p w:rsidR="009E61DC" w:rsidRPr="009E61DC" w:rsidRDefault="009E61DC" w:rsidP="009E61DC">
      <w:pPr>
        <w:numPr>
          <w:ilvl w:val="0"/>
          <w:numId w:val="9"/>
        </w:numPr>
        <w:shd w:val="clear" w:color="auto" w:fill="FFFFFF"/>
        <w:spacing w:before="252" w:after="0" w:line="480" w:lineRule="atLeast"/>
        <w:ind w:left="450"/>
        <w:rPr>
          <w:rFonts w:ascii="Georgia" w:hAnsi="Georgia" w:cs="Segoe UI"/>
          <w:color w:val="292929"/>
          <w:spacing w:val="-1"/>
          <w:sz w:val="28"/>
          <w:szCs w:val="28"/>
        </w:rPr>
      </w:pPr>
      <w:r w:rsidRPr="009E61DC">
        <w:rPr>
          <w:rFonts w:ascii="Georgia" w:hAnsi="Georgia" w:cs="Segoe UI"/>
          <w:color w:val="292929"/>
          <w:spacing w:val="-1"/>
          <w:sz w:val="28"/>
          <w:szCs w:val="28"/>
        </w:rPr>
        <w:t>GPT is trained on the </w:t>
      </w:r>
      <w:proofErr w:type="spellStart"/>
      <w:r w:rsidRPr="009E61DC">
        <w:rPr>
          <w:rStyle w:val="Strong"/>
          <w:rFonts w:ascii="Georgia" w:hAnsi="Georgia" w:cs="Segoe UI"/>
          <w:b w:val="0"/>
          <w:bCs w:val="0"/>
          <w:color w:val="292929"/>
          <w:spacing w:val="-1"/>
          <w:sz w:val="28"/>
          <w:szCs w:val="28"/>
        </w:rPr>
        <w:t>BooksCorpus</w:t>
      </w:r>
      <w:proofErr w:type="spellEnd"/>
      <w:r w:rsidRPr="009E61DC">
        <w:rPr>
          <w:rStyle w:val="Strong"/>
          <w:rFonts w:ascii="Georgia" w:hAnsi="Georgia" w:cs="Segoe UI"/>
          <w:b w:val="0"/>
          <w:bCs w:val="0"/>
          <w:color w:val="292929"/>
          <w:spacing w:val="-1"/>
          <w:sz w:val="28"/>
          <w:szCs w:val="28"/>
        </w:rPr>
        <w:t xml:space="preserve"> (800M words)</w:t>
      </w:r>
      <w:r w:rsidRPr="009E61DC">
        <w:rPr>
          <w:rFonts w:ascii="Georgia" w:hAnsi="Georgia" w:cs="Segoe UI"/>
          <w:b/>
          <w:bCs/>
          <w:color w:val="292929"/>
          <w:spacing w:val="-1"/>
          <w:sz w:val="28"/>
          <w:szCs w:val="28"/>
        </w:rPr>
        <w:t>;</w:t>
      </w:r>
      <w:r w:rsidRPr="009E61DC">
        <w:rPr>
          <w:rFonts w:ascii="Georgia" w:hAnsi="Georgia" w:cs="Segoe UI"/>
          <w:color w:val="292929"/>
          <w:spacing w:val="-1"/>
          <w:sz w:val="28"/>
          <w:szCs w:val="28"/>
        </w:rPr>
        <w:t xml:space="preserve"> BERT is trained on the </w:t>
      </w:r>
      <w:proofErr w:type="spellStart"/>
      <w:r w:rsidRPr="009E61DC">
        <w:rPr>
          <w:rStyle w:val="Strong"/>
          <w:rFonts w:ascii="Georgia" w:hAnsi="Georgia" w:cs="Segoe UI"/>
          <w:b w:val="0"/>
          <w:bCs w:val="0"/>
          <w:color w:val="292929"/>
          <w:spacing w:val="-1"/>
          <w:sz w:val="28"/>
          <w:szCs w:val="28"/>
        </w:rPr>
        <w:t>BooksCorpus</w:t>
      </w:r>
      <w:proofErr w:type="spellEnd"/>
      <w:r w:rsidRPr="009E61DC">
        <w:rPr>
          <w:rStyle w:val="Strong"/>
          <w:rFonts w:ascii="Georgia" w:hAnsi="Georgia" w:cs="Segoe UI"/>
          <w:b w:val="0"/>
          <w:bCs w:val="0"/>
          <w:color w:val="292929"/>
          <w:spacing w:val="-1"/>
          <w:sz w:val="28"/>
          <w:szCs w:val="28"/>
        </w:rPr>
        <w:t xml:space="preserve"> (800M words)</w:t>
      </w:r>
      <w:r w:rsidRPr="009E61DC">
        <w:rPr>
          <w:rFonts w:ascii="Georgia" w:hAnsi="Georgia" w:cs="Segoe UI"/>
          <w:color w:val="292929"/>
          <w:spacing w:val="-1"/>
          <w:sz w:val="28"/>
          <w:szCs w:val="28"/>
        </w:rPr>
        <w:t> and </w:t>
      </w:r>
      <w:r w:rsidRPr="009E61DC">
        <w:rPr>
          <w:rStyle w:val="Strong"/>
          <w:rFonts w:ascii="Georgia" w:hAnsi="Georgia" w:cs="Segoe UI"/>
          <w:b w:val="0"/>
          <w:bCs w:val="0"/>
          <w:color w:val="292929"/>
          <w:spacing w:val="-1"/>
          <w:sz w:val="28"/>
          <w:szCs w:val="28"/>
        </w:rPr>
        <w:t>Wikipedia (2,500M words)</w:t>
      </w:r>
      <w:r w:rsidRPr="009E61DC">
        <w:rPr>
          <w:rFonts w:ascii="Georgia" w:hAnsi="Georgia" w:cs="Segoe UI"/>
          <w:color w:val="292929"/>
          <w:spacing w:val="-1"/>
          <w:sz w:val="28"/>
          <w:szCs w:val="28"/>
        </w:rPr>
        <w:t>.</w:t>
      </w:r>
    </w:p>
    <w:p w:rsidR="009E61DC" w:rsidRPr="009E61DC" w:rsidRDefault="009E61DC" w:rsidP="009E61DC">
      <w:pPr>
        <w:numPr>
          <w:ilvl w:val="0"/>
          <w:numId w:val="9"/>
        </w:numPr>
        <w:shd w:val="clear" w:color="auto" w:fill="FFFFFF"/>
        <w:spacing w:before="252" w:after="0" w:line="480" w:lineRule="atLeast"/>
        <w:ind w:left="450"/>
        <w:rPr>
          <w:rFonts w:ascii="Georgia" w:hAnsi="Georgia" w:cs="Segoe UI"/>
          <w:color w:val="292929"/>
          <w:spacing w:val="-1"/>
          <w:sz w:val="28"/>
          <w:szCs w:val="28"/>
        </w:rPr>
      </w:pPr>
      <w:r w:rsidRPr="009E61DC">
        <w:rPr>
          <w:rFonts w:ascii="Georgia" w:hAnsi="Georgia" w:cs="Segoe UI"/>
          <w:color w:val="292929"/>
          <w:spacing w:val="-1"/>
          <w:sz w:val="28"/>
          <w:szCs w:val="28"/>
        </w:rPr>
        <w:t xml:space="preserve">GPT uses a sentence separator ([SEP]) and classifier token ([CLS]) which are only introduced at fine-tuning time; BERT learns [SEP], [CLS] and sentence A/B </w:t>
      </w:r>
      <w:proofErr w:type="spellStart"/>
      <w:r w:rsidRPr="009E61DC">
        <w:rPr>
          <w:rFonts w:ascii="Georgia" w:hAnsi="Georgia" w:cs="Segoe UI"/>
          <w:color w:val="292929"/>
          <w:spacing w:val="-1"/>
          <w:sz w:val="28"/>
          <w:szCs w:val="28"/>
        </w:rPr>
        <w:t>embeddings</w:t>
      </w:r>
      <w:proofErr w:type="spellEnd"/>
      <w:r w:rsidRPr="009E61DC">
        <w:rPr>
          <w:rFonts w:ascii="Georgia" w:hAnsi="Georgia" w:cs="Segoe UI"/>
          <w:color w:val="292929"/>
          <w:spacing w:val="-1"/>
          <w:sz w:val="28"/>
          <w:szCs w:val="28"/>
        </w:rPr>
        <w:t xml:space="preserve"> during pre-training.</w:t>
      </w:r>
    </w:p>
    <w:p w:rsidR="009E61DC" w:rsidRPr="009E61DC" w:rsidRDefault="009E61DC" w:rsidP="009E61DC">
      <w:pPr>
        <w:numPr>
          <w:ilvl w:val="0"/>
          <w:numId w:val="9"/>
        </w:numPr>
        <w:shd w:val="clear" w:color="auto" w:fill="FFFFFF"/>
        <w:spacing w:before="252" w:after="0" w:line="480" w:lineRule="atLeast"/>
        <w:ind w:left="450"/>
        <w:rPr>
          <w:rFonts w:ascii="Georgia" w:hAnsi="Georgia" w:cs="Segoe UI"/>
          <w:color w:val="292929"/>
          <w:spacing w:val="-1"/>
          <w:sz w:val="28"/>
          <w:szCs w:val="28"/>
        </w:rPr>
      </w:pPr>
      <w:r w:rsidRPr="009E61DC">
        <w:rPr>
          <w:rFonts w:ascii="Georgia" w:hAnsi="Georgia" w:cs="Segoe UI"/>
          <w:color w:val="292929"/>
          <w:spacing w:val="-1"/>
          <w:sz w:val="28"/>
          <w:szCs w:val="28"/>
        </w:rPr>
        <w:t>GPT was trained for 1M steps with a batch size of 32,000 words; BERT was trained for 1M steps with a batch size of 128,000 words.</w:t>
      </w:r>
    </w:p>
    <w:p w:rsidR="009E61DC" w:rsidRPr="009E61DC" w:rsidRDefault="009E61DC" w:rsidP="009E61DC">
      <w:pPr>
        <w:numPr>
          <w:ilvl w:val="0"/>
          <w:numId w:val="9"/>
        </w:numPr>
        <w:shd w:val="clear" w:color="auto" w:fill="FFFFFF"/>
        <w:spacing w:before="252" w:after="0" w:line="480" w:lineRule="atLeast"/>
        <w:ind w:left="450"/>
        <w:rPr>
          <w:rFonts w:ascii="Georgia" w:hAnsi="Georgia" w:cs="Segoe UI"/>
          <w:color w:val="292929"/>
          <w:spacing w:val="-1"/>
          <w:sz w:val="28"/>
          <w:szCs w:val="28"/>
        </w:rPr>
      </w:pPr>
      <w:r w:rsidRPr="009E61DC">
        <w:rPr>
          <w:rFonts w:ascii="Georgia" w:hAnsi="Georgia" w:cs="Segoe UI"/>
          <w:color w:val="292929"/>
          <w:spacing w:val="-1"/>
          <w:sz w:val="28"/>
          <w:szCs w:val="28"/>
        </w:rPr>
        <w:lastRenderedPageBreak/>
        <w:t>GPT used the same learning rate of 5e-5 for all fine-tuning experiments; BERT chooses a task-specific fine-tuning learning rate which performs the best on the development set.</w:t>
      </w:r>
    </w:p>
    <w:p w:rsidR="009E61DC" w:rsidRDefault="009E61DC" w:rsidP="009E61DC">
      <w:pPr>
        <w:shd w:val="clear" w:color="auto" w:fill="F2F2F2"/>
      </w:pPr>
      <w:r>
        <w:rPr>
          <w:noProof/>
        </w:rPr>
        <w:drawing>
          <wp:inline distT="0" distB="0" distL="0" distR="0">
            <wp:extent cx="6285230" cy="3406733"/>
            <wp:effectExtent l="0" t="0" r="1270" b="3810"/>
            <wp:docPr id="54" name="Picture 5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4144" cy="3411565"/>
                    </a:xfrm>
                    <a:prstGeom prst="rect">
                      <a:avLst/>
                    </a:prstGeom>
                    <a:noFill/>
                    <a:ln>
                      <a:noFill/>
                    </a:ln>
                  </pic:spPr>
                </pic:pic>
              </a:graphicData>
            </a:graphic>
          </wp:inline>
        </w:drawing>
      </w:r>
    </w:p>
    <w:p w:rsidR="009E61DC" w:rsidRDefault="009E61DC" w:rsidP="009E61DC">
      <w:pPr>
        <w:pStyle w:val="ListParagraph"/>
        <w:rPr>
          <w:rFonts w:asciiTheme="majorBidi" w:hAnsiTheme="majorBidi" w:cstheme="majorBidi"/>
          <w:sz w:val="28"/>
          <w:szCs w:val="28"/>
        </w:rPr>
      </w:pPr>
      <w:r>
        <w:t>Summary of various models, Figure: From </w:t>
      </w:r>
      <w:proofErr w:type="spellStart"/>
      <w:r>
        <w:fldChar w:fldCharType="begin"/>
      </w:r>
      <w:r>
        <w:instrText xml:space="preserve"> HYPERLINK "https://lilianweng.github.io/lil-log/2019/01/31/generalized-language-models.html" \t "_blank" </w:instrText>
      </w:r>
      <w:r>
        <w:fldChar w:fldCharType="separate"/>
      </w:r>
      <w:r>
        <w:rPr>
          <w:rStyle w:val="Hyperlink"/>
        </w:rPr>
        <w:t>Lil’Log</w:t>
      </w:r>
      <w:proofErr w:type="spellEnd"/>
      <w:r>
        <w:fldChar w:fldCharType="end"/>
      </w:r>
      <w:r>
        <w:t> by </w:t>
      </w:r>
      <w:hyperlink r:id="rId46" w:tgtFrame="_blank" w:history="1">
        <w:r>
          <w:rPr>
            <w:rStyle w:val="Hyperlink"/>
          </w:rPr>
          <w:t>Lilian</w:t>
        </w:r>
      </w:hyperlink>
      <w:r>
        <w:t>.</w:t>
      </w:r>
      <w:r w:rsidRPr="00A5413B">
        <w:rPr>
          <w:rFonts w:asciiTheme="majorBidi" w:hAnsiTheme="majorBidi" w:cstheme="majorBidi"/>
          <w:sz w:val="28"/>
          <w:szCs w:val="28"/>
        </w:rPr>
        <w:t xml:space="preserve"> </w:t>
      </w:r>
    </w:p>
    <w:p w:rsidR="009E61DC" w:rsidRDefault="009E61DC" w:rsidP="009E61DC">
      <w:pPr>
        <w:pStyle w:val="ListParagraph"/>
        <w:rPr>
          <w:rFonts w:asciiTheme="majorBidi" w:hAnsiTheme="majorBidi" w:cstheme="majorBidi"/>
          <w:sz w:val="28"/>
          <w:szCs w:val="28"/>
        </w:rPr>
      </w:pPr>
    </w:p>
    <w:p w:rsidR="00F86814" w:rsidRDefault="00F86814" w:rsidP="00647D7E">
      <w:pPr>
        <w:pStyle w:val="Heading2"/>
        <w:rPr>
          <w:sz w:val="56"/>
          <w:szCs w:val="56"/>
        </w:rPr>
      </w:pPr>
    </w:p>
    <w:p w:rsidR="00F86814" w:rsidRPr="00F86814" w:rsidRDefault="00F86814" w:rsidP="00F86814">
      <w:bookmarkStart w:id="0" w:name="_GoBack"/>
      <w:bookmarkEnd w:id="0"/>
    </w:p>
    <w:p w:rsidR="00647D7E" w:rsidRDefault="009E61DC" w:rsidP="00647D7E">
      <w:pPr>
        <w:pStyle w:val="Heading2"/>
        <w:rPr>
          <w:sz w:val="56"/>
          <w:szCs w:val="56"/>
        </w:rPr>
      </w:pPr>
      <w:r w:rsidRPr="00647D7E">
        <w:rPr>
          <w:sz w:val="56"/>
          <w:szCs w:val="56"/>
        </w:rPr>
        <w:lastRenderedPageBreak/>
        <w:t>Unified Language Model Pre-training for Natural Language Understanding and Generation</w:t>
      </w:r>
    </w:p>
    <w:p w:rsidR="009E61DC" w:rsidRPr="00647D7E" w:rsidRDefault="009E61DC" w:rsidP="00647D7E">
      <w:pPr>
        <w:pStyle w:val="Heading2"/>
        <w:rPr>
          <w:rFonts w:ascii="Helvetica" w:hAnsi="Helvetica"/>
          <w:color w:val="000000" w:themeColor="text1"/>
          <w:sz w:val="28"/>
          <w:szCs w:val="28"/>
        </w:rPr>
      </w:pPr>
      <w:r w:rsidRPr="00647D7E">
        <w:rPr>
          <w:rFonts w:ascii="Helvetica" w:hAnsi="Helvetica"/>
          <w:color w:val="000000" w:themeColor="text1"/>
          <w:sz w:val="28"/>
          <w:szCs w:val="28"/>
        </w:rPr>
        <w:t xml:space="preserve">We propose a model called </w:t>
      </w:r>
      <w:proofErr w:type="spellStart"/>
      <w:r w:rsidRPr="00647D7E">
        <w:rPr>
          <w:rFonts w:ascii="Helvetica" w:hAnsi="Helvetica"/>
          <w:color w:val="000000" w:themeColor="text1"/>
          <w:sz w:val="28"/>
          <w:szCs w:val="28"/>
        </w:rPr>
        <w:t>UNIfied</w:t>
      </w:r>
      <w:proofErr w:type="spellEnd"/>
      <w:r w:rsidRPr="00647D7E">
        <w:rPr>
          <w:rFonts w:ascii="Helvetica" w:hAnsi="Helvetica"/>
          <w:color w:val="000000" w:themeColor="text1"/>
          <w:sz w:val="28"/>
          <w:szCs w:val="28"/>
        </w:rPr>
        <w:t xml:space="preserve"> pre-trained Language Model (UNILM</w:t>
      </w:r>
      <w:proofErr w:type="gramStart"/>
      <w:r w:rsidRPr="00647D7E">
        <w:rPr>
          <w:rFonts w:ascii="Helvetica" w:hAnsi="Helvetica"/>
          <w:color w:val="000000" w:themeColor="text1"/>
          <w:sz w:val="28"/>
          <w:szCs w:val="28"/>
        </w:rPr>
        <w:t>).Fine</w:t>
      </w:r>
      <w:proofErr w:type="gramEnd"/>
      <w:r w:rsidRPr="00647D7E">
        <w:rPr>
          <w:rFonts w:ascii="Helvetica" w:hAnsi="Helvetica"/>
          <w:color w:val="000000" w:themeColor="text1"/>
          <w:sz w:val="28"/>
          <w:szCs w:val="28"/>
        </w:rPr>
        <w:t>-tune model that can do both NLU and NLG</w:t>
      </w:r>
      <w:r w:rsidR="00647D7E" w:rsidRPr="00647D7E">
        <w:rPr>
          <w:rFonts w:ascii="Helvetica" w:hAnsi="Helvetica"/>
          <w:color w:val="000000" w:themeColor="text1"/>
          <w:sz w:val="28"/>
          <w:szCs w:val="28"/>
        </w:rPr>
        <w:t xml:space="preserve"> </w:t>
      </w:r>
      <w:proofErr w:type="spellStart"/>
      <w:r w:rsidRPr="00647D7E">
        <w:rPr>
          <w:rFonts w:ascii="Helvetica" w:hAnsi="Helvetica"/>
          <w:color w:val="000000" w:themeColor="text1"/>
          <w:sz w:val="28"/>
          <w:szCs w:val="28"/>
        </w:rPr>
        <w:t>Pretraining</w:t>
      </w:r>
      <w:proofErr w:type="spellEnd"/>
      <w:r w:rsidRPr="00647D7E">
        <w:rPr>
          <w:rFonts w:ascii="Helvetica" w:hAnsi="Helvetica"/>
          <w:color w:val="000000" w:themeColor="text1"/>
          <w:sz w:val="28"/>
          <w:szCs w:val="28"/>
        </w:rPr>
        <w:t xml:space="preserve"> with 3 LM tasks</w:t>
      </w:r>
      <w:r w:rsidR="00647D7E" w:rsidRPr="00647D7E">
        <w:rPr>
          <w:rFonts w:ascii="Helvetica" w:hAnsi="Helvetica"/>
          <w:color w:val="000000" w:themeColor="text1"/>
          <w:sz w:val="28"/>
          <w:szCs w:val="28"/>
        </w:rPr>
        <w:t xml:space="preserve"> (</w:t>
      </w:r>
      <w:proofErr w:type="spellStart"/>
      <w:r w:rsidRPr="00647D7E">
        <w:rPr>
          <w:rFonts w:ascii="Helvetica" w:hAnsi="Helvetica"/>
          <w:color w:val="000000" w:themeColor="text1"/>
          <w:sz w:val="28"/>
          <w:szCs w:val="28"/>
        </w:rPr>
        <w:t>unidirectional</w:t>
      </w:r>
      <w:r w:rsidR="00647D7E" w:rsidRPr="00647D7E">
        <w:rPr>
          <w:rFonts w:ascii="Helvetica" w:hAnsi="Helvetica"/>
          <w:color w:val="000000" w:themeColor="text1"/>
          <w:sz w:val="28"/>
          <w:szCs w:val="28"/>
        </w:rPr>
        <w:t>,</w:t>
      </w:r>
      <w:r w:rsidRPr="00647D7E">
        <w:rPr>
          <w:rFonts w:ascii="Helvetica" w:hAnsi="Helvetica"/>
          <w:color w:val="000000" w:themeColor="text1"/>
          <w:sz w:val="28"/>
          <w:szCs w:val="28"/>
        </w:rPr>
        <w:t>bidirectional</w:t>
      </w:r>
      <w:proofErr w:type="spellEnd"/>
      <w:r w:rsidR="00647D7E" w:rsidRPr="00647D7E">
        <w:rPr>
          <w:rFonts w:ascii="Helvetica" w:hAnsi="Helvetica"/>
          <w:color w:val="000000" w:themeColor="text1"/>
          <w:sz w:val="28"/>
          <w:szCs w:val="28"/>
        </w:rPr>
        <w:t xml:space="preserve"> ,</w:t>
      </w:r>
      <w:r w:rsidRPr="00647D7E">
        <w:rPr>
          <w:rFonts w:ascii="Helvetica" w:hAnsi="Helvetica"/>
          <w:color w:val="000000" w:themeColor="text1"/>
          <w:sz w:val="28"/>
          <w:szCs w:val="28"/>
        </w:rPr>
        <w:t>sequence-to-sequence prediction</w:t>
      </w:r>
      <w:r w:rsidR="00647D7E" w:rsidRPr="00647D7E">
        <w:rPr>
          <w:rFonts w:ascii="Helvetica" w:hAnsi="Helvetica"/>
          <w:color w:val="000000" w:themeColor="text1"/>
          <w:sz w:val="28"/>
          <w:szCs w:val="28"/>
        </w:rPr>
        <w:t>)</w:t>
      </w:r>
    </w:p>
    <w:p w:rsidR="009E61DC" w:rsidRPr="00647D7E" w:rsidRDefault="009E61DC" w:rsidP="00647D7E">
      <w:pPr>
        <w:shd w:val="clear" w:color="auto" w:fill="FFFFFF"/>
        <w:spacing w:before="100" w:beforeAutospacing="1" w:after="100" w:afterAutospacing="1" w:line="240" w:lineRule="auto"/>
        <w:ind w:left="360"/>
        <w:rPr>
          <w:rFonts w:ascii="Helvetica" w:hAnsi="Helvetica"/>
          <w:sz w:val="28"/>
          <w:szCs w:val="28"/>
        </w:rPr>
      </w:pPr>
      <w:r w:rsidRPr="00647D7E">
        <w:rPr>
          <w:rFonts w:ascii="Helvetica" w:hAnsi="Helvetica"/>
          <w:sz w:val="28"/>
          <w:szCs w:val="28"/>
        </w:rPr>
        <w:t>LM pre-training enables SOTA imaging in a variety of NLP tasks (substantially advanced)</w:t>
      </w:r>
    </w:p>
    <w:p w:rsidR="009E61DC" w:rsidRPr="00647D7E" w:rsidRDefault="009E61DC" w:rsidP="00647D7E">
      <w:pPr>
        <w:shd w:val="clear" w:color="auto" w:fill="FFFFFF"/>
        <w:spacing w:before="100" w:beforeAutospacing="1" w:after="100" w:afterAutospacing="1" w:line="240" w:lineRule="auto"/>
        <w:ind w:left="360"/>
        <w:rPr>
          <w:rFonts w:ascii="Helvetica" w:hAnsi="Helvetica"/>
          <w:sz w:val="28"/>
          <w:szCs w:val="28"/>
        </w:rPr>
      </w:pPr>
      <w:r w:rsidRPr="00647D7E">
        <w:rPr>
          <w:rFonts w:ascii="Helvetica" w:hAnsi="Helvetica"/>
          <w:sz w:val="28"/>
          <w:szCs w:val="28"/>
        </w:rPr>
        <w:t xml:space="preserve">Pre-trained LMs learn </w:t>
      </w:r>
      <w:r w:rsidR="00647D7E" w:rsidRPr="00647D7E">
        <w:rPr>
          <w:rFonts w:ascii="Helvetica" w:hAnsi="Helvetica"/>
          <w:sz w:val="28"/>
          <w:szCs w:val="28"/>
        </w:rPr>
        <w:t>contextualized</w:t>
      </w:r>
      <w:r w:rsidRPr="00647D7E">
        <w:rPr>
          <w:rFonts w:ascii="Helvetica" w:hAnsi="Helvetica"/>
          <w:sz w:val="28"/>
          <w:szCs w:val="28"/>
        </w:rPr>
        <w:t xml:space="preserve"> text representations by predicting words using context around words and use large amounts of text data.</w:t>
      </w:r>
    </w:p>
    <w:p w:rsidR="009E61DC" w:rsidRPr="00647D7E" w:rsidRDefault="009E61DC" w:rsidP="00647D7E">
      <w:pPr>
        <w:shd w:val="clear" w:color="auto" w:fill="FFFFFF"/>
        <w:spacing w:before="100" w:beforeAutospacing="1" w:after="100" w:afterAutospacing="1" w:line="240" w:lineRule="auto"/>
        <w:ind w:left="360"/>
        <w:rPr>
          <w:rFonts w:ascii="Helvetica" w:hAnsi="Helvetica"/>
          <w:sz w:val="28"/>
          <w:szCs w:val="28"/>
        </w:rPr>
      </w:pPr>
      <w:r w:rsidRPr="00647D7E">
        <w:rPr>
          <w:rFonts w:ascii="Helvetica" w:hAnsi="Helvetica"/>
          <w:sz w:val="28"/>
          <w:szCs w:val="28"/>
        </w:rPr>
        <w:t>Pre-trained LMs can be fine-tuned for downstream tasks</w:t>
      </w:r>
      <w:r w:rsidR="00647D7E">
        <w:rPr>
          <w:rFonts w:ascii="Helvetica" w:hAnsi="Helvetica"/>
          <w:sz w:val="28"/>
          <w:szCs w:val="28"/>
        </w:rPr>
        <w:t xml:space="preserve"> </w:t>
      </w:r>
      <w:r w:rsidRPr="00647D7E">
        <w:rPr>
          <w:rFonts w:ascii="Helvetica" w:hAnsi="Helvetica"/>
          <w:sz w:val="28"/>
          <w:szCs w:val="28"/>
        </w:rPr>
        <w:t>Various prediction tasks and training objectives have been used depending on the type of pre-training LMs.</w:t>
      </w:r>
    </w:p>
    <w:p w:rsidR="009E61DC" w:rsidRPr="00647D7E" w:rsidRDefault="009E61DC" w:rsidP="00647D7E">
      <w:pPr>
        <w:shd w:val="clear" w:color="auto" w:fill="FFFFFF"/>
        <w:spacing w:before="100" w:beforeAutospacing="1" w:after="100" w:afterAutospacing="1" w:line="240" w:lineRule="auto"/>
        <w:ind w:left="360"/>
        <w:rPr>
          <w:rFonts w:ascii="Helvetica" w:hAnsi="Helvetica"/>
          <w:sz w:val="28"/>
          <w:szCs w:val="28"/>
        </w:rPr>
      </w:pPr>
      <w:proofErr w:type="spellStart"/>
      <w:r w:rsidRPr="00647D7E">
        <w:rPr>
          <w:rFonts w:ascii="Helvetica" w:hAnsi="Helvetica"/>
          <w:sz w:val="28"/>
          <w:szCs w:val="28"/>
        </w:rPr>
        <w:t>ELMo</w:t>
      </w:r>
      <w:proofErr w:type="spellEnd"/>
      <w:r w:rsidRPr="00647D7E">
        <w:rPr>
          <w:rFonts w:ascii="Helvetica" w:hAnsi="Helvetica"/>
          <w:sz w:val="28"/>
          <w:szCs w:val="28"/>
        </w:rPr>
        <w:t xml:space="preserve"> uses two unidirectional LMs.</w:t>
      </w:r>
      <w:r w:rsidR="00647D7E">
        <w:rPr>
          <w:rFonts w:ascii="Helvetica" w:hAnsi="Helvetica"/>
          <w:sz w:val="28"/>
          <w:szCs w:val="28"/>
        </w:rPr>
        <w:t xml:space="preserve"> </w:t>
      </w:r>
      <w:r w:rsidRPr="00647D7E">
        <w:rPr>
          <w:rFonts w:ascii="Helvetica" w:hAnsi="Helvetica"/>
          <w:sz w:val="28"/>
          <w:szCs w:val="28"/>
        </w:rPr>
        <w:t>Because it learns left-to-right and right-to-left</w:t>
      </w:r>
      <w:r w:rsidR="00647D7E">
        <w:rPr>
          <w:rFonts w:ascii="Helvetica" w:hAnsi="Helvetica"/>
          <w:sz w:val="28"/>
          <w:szCs w:val="28"/>
        </w:rPr>
        <w:t xml:space="preserve"> </w:t>
      </w:r>
      <w:proofErr w:type="gramStart"/>
      <w:r w:rsidRPr="00647D7E">
        <w:rPr>
          <w:rFonts w:ascii="Helvetica" w:hAnsi="Helvetica"/>
          <w:sz w:val="28"/>
          <w:szCs w:val="28"/>
        </w:rPr>
        <w:t>In</w:t>
      </w:r>
      <w:proofErr w:type="gramEnd"/>
      <w:r w:rsidRPr="00647D7E">
        <w:rPr>
          <w:rFonts w:ascii="Helvetica" w:hAnsi="Helvetica"/>
          <w:sz w:val="28"/>
          <w:szCs w:val="28"/>
        </w:rPr>
        <w:t xml:space="preserve"> the case of GPT, it is left-to-right</w:t>
      </w:r>
    </w:p>
    <w:p w:rsidR="009E61DC" w:rsidRPr="00647D7E" w:rsidRDefault="009E61DC" w:rsidP="00647D7E">
      <w:pPr>
        <w:shd w:val="clear" w:color="auto" w:fill="FFFFFF"/>
        <w:spacing w:before="100" w:beforeAutospacing="1" w:after="100" w:afterAutospacing="1" w:line="240" w:lineRule="auto"/>
        <w:ind w:left="360"/>
        <w:rPr>
          <w:rFonts w:ascii="Helvetica" w:hAnsi="Helvetica"/>
          <w:sz w:val="28"/>
          <w:szCs w:val="28"/>
        </w:rPr>
      </w:pPr>
      <w:r w:rsidRPr="00647D7E">
        <w:rPr>
          <w:rFonts w:ascii="Helvetica" w:hAnsi="Helvetica"/>
          <w:sz w:val="28"/>
          <w:szCs w:val="28"/>
        </w:rPr>
        <w:t xml:space="preserve">BERT is </w:t>
      </w:r>
      <w:proofErr w:type="spellStart"/>
      <w:r w:rsidRPr="00647D7E">
        <w:rPr>
          <w:rFonts w:ascii="Helvetica" w:hAnsi="Helvetica"/>
          <w:sz w:val="28"/>
          <w:szCs w:val="28"/>
        </w:rPr>
        <w:t>bidrectional</w:t>
      </w:r>
      <w:proofErr w:type="spellEnd"/>
      <w:r w:rsidRPr="00647D7E">
        <w:rPr>
          <w:rFonts w:ascii="Helvetica" w:hAnsi="Helvetica"/>
          <w:sz w:val="28"/>
          <w:szCs w:val="28"/>
        </w:rPr>
        <w:t xml:space="preserve"> LM</w:t>
      </w:r>
    </w:p>
    <w:p w:rsidR="009E61DC" w:rsidRDefault="009E61DC" w:rsidP="00647D7E">
      <w:pPr>
        <w:pStyle w:val="NormalWeb"/>
        <w:shd w:val="clear" w:color="auto" w:fill="FFFFFF"/>
        <w:spacing w:before="288" w:beforeAutospacing="0" w:after="288" w:afterAutospacing="0" w:line="384" w:lineRule="atLeast"/>
        <w:jc w:val="center"/>
        <w:rPr>
          <w:rFonts w:ascii="Helvetica" w:hAnsi="Helvetica"/>
          <w:sz w:val="23"/>
          <w:szCs w:val="23"/>
        </w:rPr>
      </w:pPr>
      <w:r>
        <w:rPr>
          <w:rFonts w:ascii="Helvetica" w:hAnsi="Helvetica"/>
          <w:noProof/>
          <w:sz w:val="23"/>
          <w:szCs w:val="23"/>
        </w:rPr>
        <w:drawing>
          <wp:inline distT="0" distB="0" distL="0" distR="0">
            <wp:extent cx="3924300" cy="2943225"/>
            <wp:effectExtent l="0" t="0" r="0" b="9525"/>
            <wp:docPr id="69" name="Picture 69" descr="https://eagle705.github.io/img/markdown-img-paste-2019121918092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eagle705.github.io/img/markdown-img-paste-2019121918092148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4647" cy="2943485"/>
                    </a:xfrm>
                    <a:prstGeom prst="rect">
                      <a:avLst/>
                    </a:prstGeom>
                    <a:noFill/>
                    <a:ln>
                      <a:noFill/>
                    </a:ln>
                  </pic:spPr>
                </pic:pic>
              </a:graphicData>
            </a:graphic>
          </wp:inline>
        </w:drawing>
      </w:r>
    </w:p>
    <w:p w:rsidR="00647D7E" w:rsidRDefault="009E61DC" w:rsidP="00647D7E">
      <w:pPr>
        <w:shd w:val="clear" w:color="auto" w:fill="FFFFFF"/>
        <w:spacing w:before="100" w:beforeAutospacing="1" w:after="100" w:afterAutospacing="1" w:line="240" w:lineRule="auto"/>
        <w:ind w:left="360"/>
        <w:rPr>
          <w:rFonts w:ascii="Helvetica" w:hAnsi="Helvetica"/>
          <w:sz w:val="28"/>
          <w:szCs w:val="28"/>
        </w:rPr>
      </w:pPr>
      <w:r w:rsidRPr="00647D7E">
        <w:rPr>
          <w:rFonts w:ascii="Helvetica" w:hAnsi="Helvetica"/>
          <w:sz w:val="28"/>
          <w:szCs w:val="28"/>
        </w:rPr>
        <w:lastRenderedPageBreak/>
        <w:t xml:space="preserve">Although BERT is a very good model, it is difficult to apply to NLG task due to its </w:t>
      </w:r>
      <w:proofErr w:type="spellStart"/>
      <w:proofErr w:type="gramStart"/>
      <w:r w:rsidRPr="00647D7E">
        <w:rPr>
          <w:rFonts w:ascii="Helvetica" w:hAnsi="Helvetica"/>
          <w:sz w:val="28"/>
          <w:szCs w:val="28"/>
        </w:rPr>
        <w:t>characteristics.In</w:t>
      </w:r>
      <w:proofErr w:type="spellEnd"/>
      <w:proofErr w:type="gramEnd"/>
      <w:r w:rsidRPr="00647D7E">
        <w:rPr>
          <w:rFonts w:ascii="Helvetica" w:hAnsi="Helvetica"/>
          <w:sz w:val="28"/>
          <w:szCs w:val="28"/>
        </w:rPr>
        <w:t xml:space="preserve"> this study, we propose a </w:t>
      </w:r>
      <w:proofErr w:type="spellStart"/>
      <w:r w:rsidRPr="00647D7E">
        <w:rPr>
          <w:rFonts w:ascii="Helvetica" w:hAnsi="Helvetica"/>
          <w:sz w:val="28"/>
          <w:szCs w:val="28"/>
        </w:rPr>
        <w:t>UNIfied</w:t>
      </w:r>
      <w:proofErr w:type="spellEnd"/>
      <w:r w:rsidRPr="00647D7E">
        <w:rPr>
          <w:rFonts w:ascii="Helvetica" w:hAnsi="Helvetica"/>
          <w:sz w:val="28"/>
          <w:szCs w:val="28"/>
        </w:rPr>
        <w:t xml:space="preserve"> pre-trained Language Model (UNILM) and apply the model to both NLU and NLG tasks.</w:t>
      </w:r>
      <w:r w:rsidR="00647D7E">
        <w:rPr>
          <w:rFonts w:ascii="Helvetica" w:hAnsi="Helvetica"/>
          <w:sz w:val="28"/>
          <w:szCs w:val="28"/>
        </w:rPr>
        <w:t xml:space="preserve"> </w:t>
      </w:r>
    </w:p>
    <w:p w:rsidR="009E61DC" w:rsidRPr="00647D7E" w:rsidRDefault="009E61DC" w:rsidP="00647D7E">
      <w:pPr>
        <w:shd w:val="clear" w:color="auto" w:fill="FFFFFF"/>
        <w:spacing w:before="100" w:beforeAutospacing="1" w:after="100" w:afterAutospacing="1" w:line="240" w:lineRule="auto"/>
        <w:ind w:left="360"/>
        <w:rPr>
          <w:rFonts w:ascii="Helvetica" w:hAnsi="Helvetica"/>
          <w:sz w:val="28"/>
          <w:szCs w:val="28"/>
        </w:rPr>
      </w:pPr>
      <w:r w:rsidRPr="00647D7E">
        <w:rPr>
          <w:rFonts w:ascii="Helvetica" w:hAnsi="Helvetica"/>
          <w:sz w:val="28"/>
          <w:szCs w:val="28"/>
        </w:rPr>
        <w:t>UNILM is a multi-layer transformer network and pre-trains and learns three types of unsupervised language modeling objectives at the same time.</w:t>
      </w:r>
    </w:p>
    <w:p w:rsidR="009E61DC" w:rsidRDefault="009E61DC" w:rsidP="00647D7E">
      <w:pPr>
        <w:pStyle w:val="NormalWeb"/>
        <w:shd w:val="clear" w:color="auto" w:fill="FFFFFF"/>
        <w:spacing w:before="288" w:beforeAutospacing="0" w:after="288" w:afterAutospacing="0" w:line="384" w:lineRule="atLeast"/>
        <w:jc w:val="center"/>
        <w:rPr>
          <w:rFonts w:ascii="Helvetica" w:hAnsi="Helvetica"/>
          <w:sz w:val="23"/>
          <w:szCs w:val="23"/>
        </w:rPr>
      </w:pPr>
      <w:r>
        <w:rPr>
          <w:rFonts w:ascii="Helvetica" w:hAnsi="Helvetica"/>
          <w:noProof/>
          <w:sz w:val="23"/>
          <w:szCs w:val="23"/>
        </w:rPr>
        <w:drawing>
          <wp:inline distT="0" distB="0" distL="0" distR="0">
            <wp:extent cx="4981575" cy="3736181"/>
            <wp:effectExtent l="0" t="0" r="0" b="0"/>
            <wp:docPr id="68" name="Picture 68" descr="https://eagle705.github.io/img/markdown-img-paste-2019121918114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eagle705.github.io/img/markdown-img-paste-201912191811489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6372" cy="3739778"/>
                    </a:xfrm>
                    <a:prstGeom prst="rect">
                      <a:avLst/>
                    </a:prstGeom>
                    <a:noFill/>
                    <a:ln>
                      <a:noFill/>
                    </a:ln>
                  </pic:spPr>
                </pic:pic>
              </a:graphicData>
            </a:graphic>
          </wp:inline>
        </w:drawing>
      </w:r>
    </w:p>
    <w:p w:rsidR="009E61DC" w:rsidRPr="00C162E4" w:rsidRDefault="009E61DC" w:rsidP="009E61DC">
      <w:pPr>
        <w:numPr>
          <w:ilvl w:val="0"/>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We have specifically designed some cloze tasks (filling in the blanks) and the context we see there is:</w:t>
      </w:r>
    </w:p>
    <w:p w:rsidR="009E61DC" w:rsidRPr="00C162E4" w:rsidRDefault="009E61DC" w:rsidP="009E61DC">
      <w:pPr>
        <w:numPr>
          <w:ilvl w:val="1"/>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unidirectional LM</w:t>
      </w:r>
    </w:p>
    <w:p w:rsidR="009E61DC" w:rsidRPr="00C162E4" w:rsidRDefault="009E61DC" w:rsidP="009E61DC">
      <w:pPr>
        <w:numPr>
          <w:ilvl w:val="2"/>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left-to-right unidirectional LM</w:t>
      </w:r>
    </w:p>
    <w:p w:rsidR="009E61DC" w:rsidRPr="00C162E4" w:rsidRDefault="009E61DC" w:rsidP="009E61DC">
      <w:pPr>
        <w:numPr>
          <w:ilvl w:val="3"/>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context becomes all words on the left</w:t>
      </w:r>
    </w:p>
    <w:p w:rsidR="009E61DC" w:rsidRPr="00C162E4" w:rsidRDefault="009E61DC" w:rsidP="009E61DC">
      <w:pPr>
        <w:numPr>
          <w:ilvl w:val="2"/>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right-to-left unidirectional LM</w:t>
      </w:r>
    </w:p>
    <w:p w:rsidR="009E61DC" w:rsidRPr="00C162E4" w:rsidRDefault="009E61DC" w:rsidP="009E61DC">
      <w:pPr>
        <w:numPr>
          <w:ilvl w:val="3"/>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Conversely, all words on the right</w:t>
      </w:r>
    </w:p>
    <w:p w:rsidR="009E61DC" w:rsidRPr="00C162E4" w:rsidRDefault="009E61DC" w:rsidP="009E61DC">
      <w:pPr>
        <w:numPr>
          <w:ilvl w:val="1"/>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bidirectional LM</w:t>
      </w:r>
    </w:p>
    <w:p w:rsidR="009E61DC" w:rsidRPr="00C162E4" w:rsidRDefault="009E61DC" w:rsidP="009E61DC">
      <w:pPr>
        <w:numPr>
          <w:ilvl w:val="2"/>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context is all words around a word that includes both left and right directions</w:t>
      </w:r>
    </w:p>
    <w:p w:rsidR="009E61DC" w:rsidRPr="00C162E4" w:rsidRDefault="009E61DC" w:rsidP="009E61DC">
      <w:pPr>
        <w:numPr>
          <w:ilvl w:val="1"/>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sequence-to-sequence LM</w:t>
      </w:r>
    </w:p>
    <w:p w:rsidR="009E61DC" w:rsidRPr="00C162E4" w:rsidRDefault="009E61DC" w:rsidP="009E61DC">
      <w:pPr>
        <w:numPr>
          <w:ilvl w:val="2"/>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lastRenderedPageBreak/>
        <w:t>The context is the information of the encoder and all words before the word to be predicted in the target sequence.</w:t>
      </w:r>
    </w:p>
    <w:p w:rsidR="009E61DC" w:rsidRPr="00C162E4" w:rsidRDefault="009E61DC" w:rsidP="009E61DC">
      <w:pPr>
        <w:numPr>
          <w:ilvl w:val="0"/>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 xml:space="preserve">Similar to BERT, pre-trained UNILM can be fine-tuned </w:t>
      </w:r>
      <w:proofErr w:type="gramStart"/>
      <w:r w:rsidRPr="00C162E4">
        <w:rPr>
          <w:rFonts w:ascii="Helvetica" w:hAnsi="Helvetica"/>
          <w:sz w:val="28"/>
          <w:szCs w:val="28"/>
        </w:rPr>
        <w:t>( </w:t>
      </w:r>
      <w:r w:rsidRPr="00C162E4">
        <w:rPr>
          <w:rStyle w:val="HTMLCode"/>
          <w:rFonts w:eastAsiaTheme="minorHAnsi"/>
          <w:color w:val="E96900"/>
          <w:sz w:val="28"/>
          <w:szCs w:val="28"/>
          <w:shd w:val="clear" w:color="auto" w:fill="F8F8F8"/>
        </w:rPr>
        <w:t>with</w:t>
      </w:r>
      <w:proofErr w:type="gramEnd"/>
      <w:r w:rsidRPr="00C162E4">
        <w:rPr>
          <w:rStyle w:val="HTMLCode"/>
          <w:rFonts w:eastAsiaTheme="minorHAnsi"/>
          <w:color w:val="E96900"/>
          <w:sz w:val="28"/>
          <w:szCs w:val="28"/>
          <w:shd w:val="clear" w:color="auto" w:fill="F8F8F8"/>
        </w:rPr>
        <w:t xml:space="preserve"> additional task-specific layers if necessary</w:t>
      </w:r>
      <w:r w:rsidRPr="00C162E4">
        <w:rPr>
          <w:rFonts w:ascii="Helvetica" w:hAnsi="Helvetica"/>
          <w:sz w:val="28"/>
          <w:szCs w:val="28"/>
        </w:rPr>
        <w:t>), but unlike BERT whose main NLU task is, UNILM is designed to use different self-attention masks to combine contexts of different types of LMs. And both NLG tasks</w:t>
      </w:r>
    </w:p>
    <w:p w:rsidR="009E61DC" w:rsidRPr="00C162E4" w:rsidRDefault="009E61DC" w:rsidP="009E61DC">
      <w:pPr>
        <w:numPr>
          <w:ilvl w:val="0"/>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The proposed UNILM has three advantages</w:t>
      </w:r>
    </w:p>
    <w:p w:rsidR="009E61DC" w:rsidRPr="00C162E4" w:rsidRDefault="009E61DC" w:rsidP="009E61DC">
      <w:pPr>
        <w:numPr>
          <w:ilvl w:val="1"/>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 xml:space="preserve">The unified pre-training procedure allows a single Transformer LM to share model parameters and architecture for various types of LMs </w:t>
      </w:r>
      <w:proofErr w:type="gramStart"/>
      <w:r w:rsidRPr="00C162E4">
        <w:rPr>
          <w:rFonts w:ascii="Helvetica" w:hAnsi="Helvetica"/>
          <w:sz w:val="28"/>
          <w:szCs w:val="28"/>
        </w:rPr>
        <w:t>( </w:t>
      </w:r>
      <w:r w:rsidRPr="00C162E4">
        <w:rPr>
          <w:rStyle w:val="HTMLCode"/>
          <w:rFonts w:eastAsiaTheme="minorHAnsi"/>
          <w:color w:val="E96900"/>
          <w:sz w:val="28"/>
          <w:szCs w:val="28"/>
          <w:shd w:val="clear" w:color="auto" w:fill="F8F8F8"/>
        </w:rPr>
        <w:t>alleviating</w:t>
      </w:r>
      <w:proofErr w:type="gramEnd"/>
      <w:r w:rsidRPr="00C162E4">
        <w:rPr>
          <w:rStyle w:val="HTMLCode"/>
          <w:rFonts w:eastAsiaTheme="minorHAnsi"/>
          <w:color w:val="E96900"/>
          <w:sz w:val="28"/>
          <w:szCs w:val="28"/>
          <w:shd w:val="clear" w:color="auto" w:fill="F8F8F8"/>
        </w:rPr>
        <w:t xml:space="preserve"> the need of separately training and hosting multiple LMs</w:t>
      </w:r>
      <w:r w:rsidRPr="00C162E4">
        <w:rPr>
          <w:rFonts w:ascii="Helvetica" w:hAnsi="Helvetica"/>
          <w:sz w:val="28"/>
          <w:szCs w:val="28"/>
        </w:rPr>
        <w:t>)</w:t>
      </w:r>
    </w:p>
    <w:p w:rsidR="009E61DC" w:rsidRPr="00C162E4" w:rsidRDefault="009E61DC" w:rsidP="009E61DC">
      <w:pPr>
        <w:numPr>
          <w:ilvl w:val="1"/>
          <w:numId w:val="16"/>
        </w:numPr>
        <w:shd w:val="clear" w:color="auto" w:fill="FFFFFF"/>
        <w:spacing w:before="100" w:beforeAutospacing="1" w:after="100" w:afterAutospacing="1" w:line="240" w:lineRule="auto"/>
        <w:rPr>
          <w:rFonts w:ascii="Helvetica" w:hAnsi="Helvetica"/>
          <w:sz w:val="28"/>
          <w:szCs w:val="28"/>
        </w:rPr>
      </w:pPr>
      <w:r w:rsidRPr="00C162E4">
        <w:rPr>
          <w:rFonts w:ascii="Helvetica" w:hAnsi="Helvetica"/>
          <w:sz w:val="28"/>
          <w:szCs w:val="28"/>
        </w:rPr>
        <w:t>Learning different LM objectives that capture context differently prevents overfitting that can occur in any sing LM task, so this parameter sharing makes learned text representations more general.</w:t>
      </w:r>
    </w:p>
    <w:p w:rsidR="009E61DC" w:rsidRDefault="009E61DC" w:rsidP="009E61DC">
      <w:pPr>
        <w:numPr>
          <w:ilvl w:val="1"/>
          <w:numId w:val="16"/>
        </w:numPr>
        <w:shd w:val="clear" w:color="auto" w:fill="FFFFFF"/>
        <w:spacing w:before="100" w:beforeAutospacing="1" w:after="100" w:afterAutospacing="1" w:line="240" w:lineRule="auto"/>
        <w:rPr>
          <w:rFonts w:ascii="Helvetica" w:hAnsi="Helvetica"/>
          <w:sz w:val="23"/>
          <w:szCs w:val="23"/>
        </w:rPr>
      </w:pPr>
      <w:r>
        <w:rPr>
          <w:rFonts w:ascii="Helvetica" w:hAnsi="Helvetica"/>
          <w:sz w:val="23"/>
          <w:szCs w:val="23"/>
        </w:rPr>
        <w:t xml:space="preserve">UNILM uses sequence-to-sequence LM, which is a natural choice for NLG </w:t>
      </w:r>
      <w:proofErr w:type="gramStart"/>
      <w:r>
        <w:rPr>
          <w:rFonts w:ascii="Helvetica" w:hAnsi="Helvetica"/>
          <w:sz w:val="23"/>
          <w:szCs w:val="23"/>
        </w:rPr>
        <w:t>( </w:t>
      </w:r>
      <w:r>
        <w:rPr>
          <w:rStyle w:val="HTMLCode"/>
          <w:rFonts w:eastAsiaTheme="minorHAnsi"/>
          <w:color w:val="E96900"/>
          <w:sz w:val="18"/>
          <w:szCs w:val="18"/>
          <w:shd w:val="clear" w:color="auto" w:fill="F8F8F8"/>
        </w:rPr>
        <w:t>such</w:t>
      </w:r>
      <w:proofErr w:type="gramEnd"/>
      <w:r>
        <w:rPr>
          <w:rStyle w:val="HTMLCode"/>
          <w:rFonts w:eastAsiaTheme="minorHAnsi"/>
          <w:color w:val="E96900"/>
          <w:sz w:val="18"/>
          <w:szCs w:val="18"/>
          <w:shd w:val="clear" w:color="auto" w:fill="F8F8F8"/>
        </w:rPr>
        <w:t xml:space="preserve"> as abstractive summarization and question generation</w:t>
      </w:r>
      <w:r>
        <w:rPr>
          <w:rFonts w:ascii="Helvetica" w:hAnsi="Helvetica"/>
          <w:sz w:val="23"/>
          <w:szCs w:val="23"/>
        </w:rPr>
        <w:t>)</w:t>
      </w:r>
    </w:p>
    <w:p w:rsidR="009E61DC" w:rsidRDefault="009E61DC" w:rsidP="009E61DC">
      <w:pPr>
        <w:numPr>
          <w:ilvl w:val="1"/>
          <w:numId w:val="16"/>
        </w:numPr>
        <w:shd w:val="clear" w:color="auto" w:fill="FFFFFF"/>
        <w:spacing w:before="100" w:beforeAutospacing="1" w:after="100" w:afterAutospacing="1" w:line="240" w:lineRule="auto"/>
        <w:rPr>
          <w:rFonts w:ascii="Helvetica" w:hAnsi="Helvetica"/>
          <w:sz w:val="23"/>
          <w:szCs w:val="23"/>
        </w:rPr>
      </w:pPr>
      <w:r>
        <w:rPr>
          <w:rFonts w:ascii="Helvetica" w:hAnsi="Helvetica"/>
          <w:sz w:val="23"/>
          <w:szCs w:val="23"/>
        </w:rPr>
        <w:t>According to the experimental results, the proposed model using the bidirectional encoder is comparable to the BERT in GLUE, and also gives good results in two extractive QA tasks (both NLU and NLG are good).</w:t>
      </w:r>
    </w:p>
    <w:p w:rsidR="009E61DC" w:rsidRDefault="009E61DC" w:rsidP="009E61DC">
      <w:pPr>
        <w:pStyle w:val="Heading4"/>
        <w:shd w:val="clear" w:color="auto" w:fill="FFFFFF"/>
        <w:rPr>
          <w:rFonts w:ascii="Helvetica" w:hAnsi="Helvetica"/>
          <w:sz w:val="24"/>
          <w:szCs w:val="24"/>
        </w:rPr>
      </w:pPr>
      <w:r>
        <w:rPr>
          <w:rFonts w:ascii="Helvetica" w:hAnsi="Helvetica"/>
        </w:rPr>
        <w:t xml:space="preserve">. </w:t>
      </w:r>
      <w:r w:rsidRPr="00314008">
        <w:rPr>
          <w:rFonts w:ascii="Helvetica" w:hAnsi="Helvetica"/>
          <w:b/>
          <w:bCs/>
          <w:i w:val="0"/>
          <w:iCs w:val="0"/>
          <w:color w:val="000000" w:themeColor="text1"/>
          <w:sz w:val="36"/>
          <w:szCs w:val="36"/>
        </w:rPr>
        <w:t>Unified Language Model Pre-training</w:t>
      </w:r>
    </w:p>
    <w:p w:rsidR="009E61DC" w:rsidRPr="00314008" w:rsidRDefault="009E61DC" w:rsidP="009E61DC">
      <w:pPr>
        <w:numPr>
          <w:ilvl w:val="0"/>
          <w:numId w:val="17"/>
        </w:numPr>
        <w:shd w:val="clear" w:color="auto" w:fill="FFFFFF"/>
        <w:spacing w:beforeAutospacing="1" w:after="0" w:afterAutospacing="1" w:line="240" w:lineRule="auto"/>
        <w:rPr>
          <w:rFonts w:ascii="Helvetica" w:hAnsi="Helvetica"/>
          <w:sz w:val="28"/>
          <w:szCs w:val="28"/>
        </w:rPr>
      </w:pPr>
      <w:r w:rsidRPr="00314008">
        <w:rPr>
          <w:rFonts w:ascii="Helvetica" w:hAnsi="Helvetica"/>
          <w:sz w:val="28"/>
          <w:szCs w:val="28"/>
        </w:rPr>
        <w:t>Given input sequence </w:t>
      </w:r>
      <w:r w:rsidRPr="00314008">
        <w:rPr>
          <w:rStyle w:val="mjx-char"/>
          <w:rFonts w:ascii="MJXc-TeX-math-Iw" w:hAnsi="MJXc-TeX-math-Iw"/>
          <w:sz w:val="28"/>
          <w:szCs w:val="28"/>
          <w:bdr w:val="none" w:sz="0" w:space="0" w:color="auto" w:frame="1"/>
        </w:rPr>
        <w:t>x</w:t>
      </w:r>
      <w:r w:rsidRPr="00314008">
        <w:rPr>
          <w:rStyle w:val="mjx-char"/>
          <w:rFonts w:ascii="MJXc-TeX-main-Rw" w:hAnsi="MJXc-TeX-main-Rw"/>
          <w:sz w:val="28"/>
          <w:szCs w:val="28"/>
          <w:bdr w:val="none" w:sz="0" w:space="0" w:color="auto" w:frame="1"/>
        </w:rPr>
        <w:t>=</w:t>
      </w:r>
      <w:r w:rsidRPr="00314008">
        <w:rPr>
          <w:rStyle w:val="mjx-char"/>
          <w:rFonts w:ascii="MJXc-TeX-math-Iw" w:hAnsi="MJXc-TeX-math-Iw"/>
          <w:sz w:val="28"/>
          <w:szCs w:val="28"/>
          <w:bdr w:val="none" w:sz="0" w:space="0" w:color="auto" w:frame="1"/>
        </w:rPr>
        <w:t>x</w:t>
      </w:r>
      <w:r w:rsidRPr="00314008">
        <w:rPr>
          <w:rStyle w:val="mjx-char"/>
          <w:rFonts w:ascii="MJXc-TeX-main-Rw" w:hAnsi="MJXc-TeX-main-Rw"/>
          <w:sz w:val="28"/>
          <w:szCs w:val="28"/>
          <w:bdr w:val="none" w:sz="0" w:space="0" w:color="auto" w:frame="1"/>
        </w:rPr>
        <w:t>1</w:t>
      </w:r>
      <w:r w:rsidRPr="00314008">
        <w:rPr>
          <w:rStyle w:val="mjx-char"/>
          <w:rFonts w:ascii="Cambria Math" w:hAnsi="Cambria Math" w:cs="Cambria Math"/>
          <w:sz w:val="28"/>
          <w:szCs w:val="28"/>
          <w:bdr w:val="none" w:sz="0" w:space="0" w:color="auto" w:frame="1"/>
        </w:rPr>
        <w:t>⋅⋅⋅</w:t>
      </w:r>
      <w:proofErr w:type="spellStart"/>
      <w:r w:rsidRPr="00314008">
        <w:rPr>
          <w:rStyle w:val="mjx-char"/>
          <w:rFonts w:ascii="MJXc-TeX-math-Iw" w:hAnsi="MJXc-TeX-math-Iw"/>
          <w:sz w:val="28"/>
          <w:szCs w:val="28"/>
          <w:bdr w:val="none" w:sz="0" w:space="0" w:color="auto" w:frame="1"/>
        </w:rPr>
        <w:t>xn</w:t>
      </w:r>
      <w:r w:rsidRPr="00314008">
        <w:rPr>
          <w:rStyle w:val="mjxassistivemathml"/>
          <w:rFonts w:ascii="Helvetica" w:hAnsi="Helvetica"/>
          <w:sz w:val="28"/>
          <w:szCs w:val="28"/>
          <w:bdr w:val="none" w:sz="0" w:space="0" w:color="auto" w:frame="1"/>
        </w:rPr>
        <w:t>x</w:t>
      </w:r>
      <w:proofErr w:type="spellEnd"/>
      <w:r w:rsidRPr="00314008">
        <w:rPr>
          <w:rStyle w:val="mjxassistivemathml"/>
          <w:rFonts w:ascii="Helvetica" w:hAnsi="Helvetica"/>
          <w:sz w:val="28"/>
          <w:szCs w:val="28"/>
          <w:bdr w:val="none" w:sz="0" w:space="0" w:color="auto" w:frame="1"/>
        </w:rPr>
        <w:t>=x1</w:t>
      </w:r>
      <w:r w:rsidRPr="00314008">
        <w:rPr>
          <w:rStyle w:val="mjxassistivemathml"/>
          <w:rFonts w:ascii="Cambria Math" w:hAnsi="Cambria Math" w:cs="Cambria Math"/>
          <w:sz w:val="28"/>
          <w:szCs w:val="28"/>
          <w:bdr w:val="none" w:sz="0" w:space="0" w:color="auto" w:frame="1"/>
        </w:rPr>
        <w:t>⋅⋅⋅</w:t>
      </w:r>
      <w:proofErr w:type="spellStart"/>
      <w:r w:rsidRPr="00314008">
        <w:rPr>
          <w:rStyle w:val="mjxassistivemathml"/>
          <w:rFonts w:ascii="Helvetica" w:hAnsi="Helvetica"/>
          <w:sz w:val="28"/>
          <w:szCs w:val="28"/>
          <w:bdr w:val="none" w:sz="0" w:space="0" w:color="auto" w:frame="1"/>
        </w:rPr>
        <w:t>xn</w:t>
      </w:r>
      <w:r w:rsidRPr="00314008">
        <w:rPr>
          <w:rFonts w:ascii="Helvetica" w:hAnsi="Helvetica"/>
          <w:sz w:val="28"/>
          <w:szCs w:val="28"/>
        </w:rPr>
        <w:t>For</w:t>
      </w:r>
      <w:proofErr w:type="spellEnd"/>
      <w:r w:rsidRPr="00314008">
        <w:rPr>
          <w:rFonts w:ascii="Helvetica" w:hAnsi="Helvetica"/>
          <w:sz w:val="28"/>
          <w:szCs w:val="28"/>
        </w:rPr>
        <w:t>, UNILM obtains contextualized vector representation for each token.</w:t>
      </w:r>
    </w:p>
    <w:p w:rsidR="009E61DC" w:rsidRPr="00314008" w:rsidRDefault="009E61DC" w:rsidP="009E61DC">
      <w:pPr>
        <w:numPr>
          <w:ilvl w:val="0"/>
          <w:numId w:val="17"/>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In the pre-training phase, the shared Transformer network </w:t>
      </w:r>
      <w:r w:rsidRPr="00314008">
        <w:rPr>
          <w:rStyle w:val="HTMLCode"/>
          <w:rFonts w:eastAsiaTheme="minorHAnsi"/>
          <w:color w:val="000000" w:themeColor="text1"/>
          <w:sz w:val="28"/>
          <w:szCs w:val="28"/>
          <w:shd w:val="clear" w:color="auto" w:fill="F8F8F8"/>
        </w:rPr>
        <w:t xml:space="preserve">unidirectional LM, bidirectional LM, and sequence-to-sequence </w:t>
      </w:r>
      <w:proofErr w:type="spellStart"/>
      <w:r w:rsidRPr="00314008">
        <w:rPr>
          <w:rStyle w:val="HTMLCode"/>
          <w:rFonts w:eastAsiaTheme="minorHAnsi"/>
          <w:color w:val="000000" w:themeColor="text1"/>
          <w:sz w:val="28"/>
          <w:szCs w:val="28"/>
          <w:shd w:val="clear" w:color="auto" w:fill="F8F8F8"/>
        </w:rPr>
        <w:t>LM</w:t>
      </w:r>
      <w:r w:rsidRPr="00314008">
        <w:rPr>
          <w:rFonts w:ascii="Helvetica" w:hAnsi="Helvetica"/>
          <w:sz w:val="28"/>
          <w:szCs w:val="28"/>
        </w:rPr>
        <w:t>is</w:t>
      </w:r>
      <w:proofErr w:type="spellEnd"/>
      <w:r w:rsidRPr="00314008">
        <w:rPr>
          <w:rFonts w:ascii="Helvetica" w:hAnsi="Helvetica"/>
          <w:sz w:val="28"/>
          <w:szCs w:val="28"/>
        </w:rPr>
        <w:t xml:space="preserve"> learned as LM objectives.</w:t>
      </w:r>
    </w:p>
    <w:p w:rsidR="009E61DC" w:rsidRPr="00314008" w:rsidRDefault="009E61DC" w:rsidP="009E61DC">
      <w:pPr>
        <w:numPr>
          <w:ilvl w:val="0"/>
          <w:numId w:val="17"/>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To this end, different masks were introduced for self-attention </w:t>
      </w:r>
      <w:proofErr w:type="gramStart"/>
      <w:r w:rsidRPr="00314008">
        <w:rPr>
          <w:rFonts w:ascii="Helvetica" w:hAnsi="Helvetica"/>
          <w:color w:val="000000" w:themeColor="text1"/>
          <w:sz w:val="28"/>
          <w:szCs w:val="28"/>
        </w:rPr>
        <w:t>( </w:t>
      </w:r>
      <w:r w:rsidRPr="00314008">
        <w:rPr>
          <w:rStyle w:val="HTMLCode"/>
          <w:rFonts w:eastAsiaTheme="minorHAnsi"/>
          <w:color w:val="000000" w:themeColor="text1"/>
          <w:sz w:val="28"/>
          <w:szCs w:val="28"/>
          <w:shd w:val="clear" w:color="auto" w:fill="F8F8F8"/>
        </w:rPr>
        <w:t>use</w:t>
      </w:r>
      <w:proofErr w:type="gramEnd"/>
      <w:r w:rsidRPr="00314008">
        <w:rPr>
          <w:rStyle w:val="HTMLCode"/>
          <w:rFonts w:eastAsiaTheme="minorHAnsi"/>
          <w:color w:val="000000" w:themeColor="text1"/>
          <w:sz w:val="28"/>
          <w:szCs w:val="28"/>
          <w:shd w:val="clear" w:color="auto" w:fill="F8F8F8"/>
        </w:rPr>
        <w:t xml:space="preserve"> masking to control how much context the token should attend</w:t>
      </w:r>
      <w:r w:rsidRPr="00314008">
        <w:rPr>
          <w:rFonts w:ascii="Helvetica" w:hAnsi="Helvetica"/>
          <w:sz w:val="28"/>
          <w:szCs w:val="28"/>
        </w:rPr>
        <w:t>)</w:t>
      </w:r>
    </w:p>
    <w:p w:rsidR="009E61DC" w:rsidRPr="00314008" w:rsidRDefault="009E61DC" w:rsidP="009E61DC">
      <w:pPr>
        <w:numPr>
          <w:ilvl w:val="0"/>
          <w:numId w:val="17"/>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After pre-training, you can use fine-tuning with task-specific data for downstream tasks.</w:t>
      </w:r>
    </w:p>
    <w:p w:rsidR="009E61DC" w:rsidRDefault="009E61DC" w:rsidP="00314008">
      <w:pPr>
        <w:pStyle w:val="NormalWeb"/>
        <w:shd w:val="clear" w:color="auto" w:fill="FFFFFF"/>
        <w:spacing w:before="288" w:beforeAutospacing="0" w:after="288" w:afterAutospacing="0" w:line="384" w:lineRule="atLeast"/>
        <w:jc w:val="center"/>
        <w:rPr>
          <w:rFonts w:ascii="Helvetica" w:hAnsi="Helvetica"/>
          <w:sz w:val="23"/>
          <w:szCs w:val="23"/>
        </w:rPr>
      </w:pPr>
      <w:r>
        <w:rPr>
          <w:rFonts w:ascii="Helvetica" w:hAnsi="Helvetica"/>
          <w:noProof/>
          <w:sz w:val="23"/>
          <w:szCs w:val="23"/>
        </w:rPr>
        <w:lastRenderedPageBreak/>
        <w:drawing>
          <wp:inline distT="0" distB="0" distL="0" distR="0">
            <wp:extent cx="4876800" cy="3657600"/>
            <wp:effectExtent l="0" t="0" r="0" b="0"/>
            <wp:docPr id="67" name="Picture 67" descr="https://eagle705.github.io/img/markdown-img-paste-2019122012142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eagle705.github.io/img/markdown-img-paste-2019122012142155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9E61DC" w:rsidRPr="00314008" w:rsidRDefault="009E61DC" w:rsidP="009E61DC">
      <w:pPr>
        <w:pStyle w:val="Heading5"/>
        <w:shd w:val="clear" w:color="auto" w:fill="FFFFFF"/>
        <w:rPr>
          <w:rFonts w:ascii="Helvetica" w:hAnsi="Helvetica"/>
          <w:b/>
          <w:bCs/>
          <w:color w:val="000000" w:themeColor="text1"/>
          <w:sz w:val="36"/>
          <w:szCs w:val="36"/>
        </w:rPr>
      </w:pPr>
      <w:r w:rsidRPr="00314008">
        <w:rPr>
          <w:rFonts w:ascii="Helvetica" w:hAnsi="Helvetica"/>
          <w:b/>
          <w:bCs/>
          <w:color w:val="000000" w:themeColor="text1"/>
          <w:sz w:val="36"/>
          <w:szCs w:val="36"/>
        </w:rPr>
        <w:t>Input Representation</w:t>
      </w:r>
    </w:p>
    <w:p w:rsidR="009E61DC" w:rsidRPr="00314008" w:rsidRDefault="009E61DC" w:rsidP="009E61DC">
      <w:pPr>
        <w:numPr>
          <w:ilvl w:val="0"/>
          <w:numId w:val="1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Special token added</w:t>
      </w:r>
    </w:p>
    <w:p w:rsidR="009E61DC" w:rsidRPr="00314008" w:rsidRDefault="009E61DC" w:rsidP="009E61DC">
      <w:pPr>
        <w:numPr>
          <w:ilvl w:val="1"/>
          <w:numId w:val="1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[SOS]: start-of-sequence</w:t>
      </w:r>
    </w:p>
    <w:p w:rsidR="009E61DC" w:rsidRPr="00314008" w:rsidRDefault="009E61DC" w:rsidP="009E61DC">
      <w:pPr>
        <w:numPr>
          <w:ilvl w:val="1"/>
          <w:numId w:val="1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[EOS]: end-of-sequence</w:t>
      </w:r>
    </w:p>
    <w:p w:rsidR="009E61DC" w:rsidRPr="00314008" w:rsidRDefault="009E61DC" w:rsidP="009E61DC">
      <w:pPr>
        <w:numPr>
          <w:ilvl w:val="0"/>
          <w:numId w:val="1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input representation follows BERT format</w:t>
      </w:r>
    </w:p>
    <w:p w:rsidR="009E61DC" w:rsidRPr="00314008" w:rsidRDefault="009E61DC" w:rsidP="009E61DC">
      <w:pPr>
        <w:numPr>
          <w:ilvl w:val="0"/>
          <w:numId w:val="1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Tokenized with </w:t>
      </w:r>
      <w:proofErr w:type="spellStart"/>
      <w:r w:rsidRPr="00314008">
        <w:rPr>
          <w:rFonts w:ascii="Helvetica" w:hAnsi="Helvetica"/>
          <w:sz w:val="28"/>
          <w:szCs w:val="28"/>
        </w:rPr>
        <w:t>WordPiece</w:t>
      </w:r>
      <w:proofErr w:type="spellEnd"/>
    </w:p>
    <w:p w:rsidR="009E61DC" w:rsidRPr="00314008" w:rsidRDefault="009E61DC" w:rsidP="009E61DC">
      <w:pPr>
        <w:numPr>
          <w:ilvl w:val="0"/>
          <w:numId w:val="1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Segment varies depending on the type of LM (see Figure 1)</w:t>
      </w:r>
    </w:p>
    <w:p w:rsidR="009E61DC" w:rsidRDefault="009E61DC" w:rsidP="009E61DC">
      <w:pPr>
        <w:pStyle w:val="Heading5"/>
        <w:shd w:val="clear" w:color="auto" w:fill="FFFFFF"/>
        <w:rPr>
          <w:rFonts w:ascii="Helvetica" w:hAnsi="Helvetica"/>
          <w:color w:val="000000" w:themeColor="text1"/>
          <w:sz w:val="36"/>
          <w:szCs w:val="36"/>
        </w:rPr>
      </w:pPr>
      <w:r w:rsidRPr="00314008">
        <w:rPr>
          <w:rFonts w:ascii="Helvetica" w:hAnsi="Helvetica"/>
          <w:color w:val="000000" w:themeColor="text1"/>
          <w:sz w:val="36"/>
          <w:szCs w:val="36"/>
        </w:rPr>
        <w:t>Backbone Network: Multi-Layer Transformer</w:t>
      </w:r>
    </w:p>
    <w:p w:rsidR="00314008" w:rsidRDefault="00314008" w:rsidP="00314008">
      <w:pPr>
        <w:rPr>
          <w:sz w:val="28"/>
          <w:szCs w:val="28"/>
        </w:rPr>
      </w:pPr>
      <w:r w:rsidRPr="00314008">
        <w:rPr>
          <w:sz w:val="28"/>
          <w:szCs w:val="28"/>
        </w:rPr>
        <w:t xml:space="preserve">Using transformer that we </w:t>
      </w:r>
      <w:proofErr w:type="gramStart"/>
      <w:r w:rsidRPr="00314008">
        <w:rPr>
          <w:sz w:val="28"/>
          <w:szCs w:val="28"/>
        </w:rPr>
        <w:t>explain  before</w:t>
      </w:r>
      <w:proofErr w:type="gramEnd"/>
      <w:r w:rsidRPr="00314008">
        <w:rPr>
          <w:sz w:val="28"/>
          <w:szCs w:val="28"/>
        </w:rPr>
        <w:t xml:space="preserve"> </w:t>
      </w:r>
    </w:p>
    <w:p w:rsidR="00314008" w:rsidRPr="00314008" w:rsidRDefault="00314008" w:rsidP="00314008">
      <w:pPr>
        <w:rPr>
          <w:sz w:val="28"/>
          <w:szCs w:val="28"/>
        </w:rPr>
      </w:pPr>
    </w:p>
    <w:p w:rsidR="009E61DC" w:rsidRPr="00314008" w:rsidRDefault="009E61DC" w:rsidP="009E61DC">
      <w:pPr>
        <w:pStyle w:val="Heading5"/>
        <w:shd w:val="clear" w:color="auto" w:fill="FFFFFF"/>
        <w:rPr>
          <w:rFonts w:ascii="Helvetica" w:hAnsi="Helvetica"/>
          <w:b/>
          <w:bCs/>
          <w:sz w:val="36"/>
          <w:szCs w:val="36"/>
        </w:rPr>
      </w:pPr>
      <w:r>
        <w:rPr>
          <w:rFonts w:ascii="Helvetica" w:hAnsi="Helvetica"/>
        </w:rPr>
        <w:t xml:space="preserve"> </w:t>
      </w:r>
      <w:r w:rsidRPr="00314008">
        <w:rPr>
          <w:rFonts w:ascii="Helvetica" w:hAnsi="Helvetica"/>
          <w:b/>
          <w:bCs/>
          <w:color w:val="000000" w:themeColor="text1"/>
          <w:sz w:val="36"/>
          <w:szCs w:val="36"/>
        </w:rPr>
        <w:t>Pre-training Objectives</w:t>
      </w:r>
    </w:p>
    <w:p w:rsidR="009E61DC" w:rsidRPr="00314008" w:rsidRDefault="009E61DC" w:rsidP="009E61DC">
      <w:pPr>
        <w:pStyle w:val="NormalWeb"/>
        <w:numPr>
          <w:ilvl w:val="0"/>
          <w:numId w:val="21"/>
        </w:numPr>
        <w:shd w:val="clear" w:color="auto" w:fill="FFFFFF"/>
        <w:spacing w:before="288" w:beforeAutospacing="0" w:after="288" w:afterAutospacing="0" w:line="384" w:lineRule="atLeast"/>
        <w:rPr>
          <w:rFonts w:ascii="Helvetica" w:hAnsi="Helvetica"/>
          <w:sz w:val="28"/>
          <w:szCs w:val="28"/>
        </w:rPr>
      </w:pPr>
      <w:r w:rsidRPr="00314008">
        <w:rPr>
          <w:rFonts w:ascii="Helvetica" w:hAnsi="Helvetica"/>
          <w:sz w:val="28"/>
          <w:szCs w:val="28"/>
        </w:rPr>
        <w:t>The parameters of UNILM are learned to minimize the cross-entropy loss computed using the predicted tokens and the original tokens</w:t>
      </w:r>
    </w:p>
    <w:p w:rsidR="009E61DC" w:rsidRPr="00314008" w:rsidRDefault="009E61DC" w:rsidP="009E61DC">
      <w:pPr>
        <w:numPr>
          <w:ilvl w:val="0"/>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LM type</w:t>
      </w:r>
    </w:p>
    <w:p w:rsidR="009E61DC" w:rsidRPr="00314008" w:rsidRDefault="009E61DC" w:rsidP="009E61DC">
      <w:pPr>
        <w:numPr>
          <w:ilvl w:val="1"/>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Unidirectional LM:</w:t>
      </w:r>
    </w:p>
    <w:p w:rsidR="009E61DC" w:rsidRPr="00314008" w:rsidRDefault="009E61DC" w:rsidP="009E61DC">
      <w:pPr>
        <w:numPr>
          <w:ilvl w:val="2"/>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lastRenderedPageBreak/>
        <w:t>use both left-to-right and right-to-left LM objectives</w:t>
      </w:r>
    </w:p>
    <w:p w:rsidR="009E61DC" w:rsidRPr="00314008" w:rsidRDefault="009E61DC" w:rsidP="009E61DC">
      <w:pPr>
        <w:numPr>
          <w:ilvl w:val="2"/>
          <w:numId w:val="21"/>
        </w:numPr>
        <w:shd w:val="clear" w:color="auto" w:fill="FFFFFF"/>
        <w:spacing w:beforeAutospacing="1" w:after="0" w:afterAutospacing="1" w:line="240" w:lineRule="auto"/>
        <w:rPr>
          <w:rFonts w:ascii="Helvetica" w:hAnsi="Helvetica"/>
          <w:sz w:val="28"/>
          <w:szCs w:val="28"/>
        </w:rPr>
      </w:pPr>
      <w:r w:rsidRPr="00314008">
        <w:rPr>
          <w:rFonts w:ascii="Helvetica" w:hAnsi="Helvetica"/>
          <w:sz w:val="28"/>
          <w:szCs w:val="28"/>
        </w:rPr>
        <w:t>For instance, to predict the masked token of “</w:t>
      </w:r>
      <w:r w:rsidRPr="00314008">
        <w:rPr>
          <w:rStyle w:val="mjx-char"/>
          <w:rFonts w:ascii="MJXc-TeX-math-Iw" w:hAnsi="MJXc-TeX-math-Iw"/>
          <w:sz w:val="28"/>
          <w:szCs w:val="28"/>
          <w:bdr w:val="none" w:sz="0" w:space="0" w:color="auto" w:frame="1"/>
        </w:rPr>
        <w:t>x</w:t>
      </w:r>
      <w:r w:rsidRPr="00314008">
        <w:rPr>
          <w:rStyle w:val="mjx-char"/>
          <w:rFonts w:ascii="MJXc-TeX-main-Rw" w:hAnsi="MJXc-TeX-main-Rw"/>
          <w:sz w:val="28"/>
          <w:szCs w:val="28"/>
          <w:bdr w:val="none" w:sz="0" w:space="0" w:color="auto" w:frame="1"/>
        </w:rPr>
        <w:t>1</w:t>
      </w:r>
      <w:r w:rsidRPr="00314008">
        <w:rPr>
          <w:rStyle w:val="mjx-char"/>
          <w:rFonts w:ascii="MJXc-TeX-math-Iw" w:hAnsi="MJXc-TeX-math-Iw"/>
          <w:sz w:val="28"/>
          <w:szCs w:val="28"/>
          <w:bdr w:val="none" w:sz="0" w:space="0" w:color="auto" w:frame="1"/>
        </w:rPr>
        <w:t>x</w:t>
      </w:r>
      <w:r w:rsidRPr="00314008">
        <w:rPr>
          <w:rStyle w:val="mjx-char"/>
          <w:rFonts w:ascii="MJXc-TeX-main-Rw" w:hAnsi="MJXc-TeX-main-Rw"/>
          <w:sz w:val="28"/>
          <w:szCs w:val="28"/>
          <w:bdr w:val="none" w:sz="0" w:space="0" w:color="auto" w:frame="1"/>
        </w:rPr>
        <w:t>2</w:t>
      </w:r>
      <w:r w:rsidRPr="00314008">
        <w:rPr>
          <w:rStyle w:val="mjxassistivemathml"/>
          <w:rFonts w:ascii="Helvetica" w:hAnsi="Helvetica"/>
          <w:sz w:val="28"/>
          <w:szCs w:val="28"/>
          <w:bdr w:val="none" w:sz="0" w:space="0" w:color="auto" w:frame="1"/>
        </w:rPr>
        <w:t>x1x2</w:t>
      </w:r>
      <w:r w:rsidRPr="00314008">
        <w:rPr>
          <w:rFonts w:ascii="Helvetica" w:hAnsi="Helvetica"/>
          <w:sz w:val="28"/>
          <w:szCs w:val="28"/>
        </w:rPr>
        <w:t> [MASK] </w:t>
      </w:r>
      <w:r w:rsidRPr="00314008">
        <w:rPr>
          <w:rStyle w:val="mjx-char"/>
          <w:rFonts w:ascii="MJXc-TeX-math-Iw" w:hAnsi="MJXc-TeX-math-Iw"/>
          <w:sz w:val="28"/>
          <w:szCs w:val="28"/>
          <w:bdr w:val="none" w:sz="0" w:space="0" w:color="auto" w:frame="1"/>
        </w:rPr>
        <w:t>x</w:t>
      </w:r>
      <w:r w:rsidRPr="00314008">
        <w:rPr>
          <w:rStyle w:val="mjx-char"/>
          <w:rFonts w:ascii="MJXc-TeX-main-Rw" w:hAnsi="MJXc-TeX-main-Rw"/>
          <w:sz w:val="28"/>
          <w:szCs w:val="28"/>
          <w:bdr w:val="none" w:sz="0" w:space="0" w:color="auto" w:frame="1"/>
        </w:rPr>
        <w:t>4</w:t>
      </w:r>
      <w:r w:rsidRPr="00314008">
        <w:rPr>
          <w:rStyle w:val="mjxassistivemathml"/>
          <w:rFonts w:ascii="Helvetica" w:hAnsi="Helvetica"/>
          <w:sz w:val="28"/>
          <w:szCs w:val="28"/>
          <w:bdr w:val="none" w:sz="0" w:space="0" w:color="auto" w:frame="1"/>
        </w:rPr>
        <w:t>x4</w:t>
      </w:r>
      <w:r w:rsidRPr="00314008">
        <w:rPr>
          <w:rFonts w:ascii="Helvetica" w:hAnsi="Helvetica"/>
          <w:sz w:val="28"/>
          <w:szCs w:val="28"/>
        </w:rPr>
        <w:t>”, only tokens </w:t>
      </w:r>
      <w:r w:rsidRPr="00314008">
        <w:rPr>
          <w:rStyle w:val="mjx-char"/>
          <w:rFonts w:ascii="MJXc-TeX-math-Iw" w:hAnsi="MJXc-TeX-math-Iw"/>
          <w:sz w:val="28"/>
          <w:szCs w:val="28"/>
          <w:bdr w:val="none" w:sz="0" w:space="0" w:color="auto" w:frame="1"/>
        </w:rPr>
        <w:t>x</w:t>
      </w:r>
      <w:proofErr w:type="gramStart"/>
      <w:r w:rsidRPr="00314008">
        <w:rPr>
          <w:rStyle w:val="mjx-char"/>
          <w:rFonts w:ascii="MJXc-TeX-main-Rw" w:hAnsi="MJXc-TeX-main-Rw"/>
          <w:sz w:val="28"/>
          <w:szCs w:val="28"/>
          <w:bdr w:val="none" w:sz="0" w:space="0" w:color="auto" w:frame="1"/>
        </w:rPr>
        <w:t>1,</w:t>
      </w:r>
      <w:r w:rsidRPr="00314008">
        <w:rPr>
          <w:rStyle w:val="mjx-char"/>
          <w:rFonts w:ascii="MJXc-TeX-math-Iw" w:hAnsi="MJXc-TeX-math-Iw"/>
          <w:sz w:val="28"/>
          <w:szCs w:val="28"/>
          <w:bdr w:val="none" w:sz="0" w:space="0" w:color="auto" w:frame="1"/>
        </w:rPr>
        <w:t>x</w:t>
      </w:r>
      <w:proofErr w:type="gramEnd"/>
      <w:r w:rsidRPr="00314008">
        <w:rPr>
          <w:rStyle w:val="mjx-char"/>
          <w:rFonts w:ascii="MJXc-TeX-main-Rw" w:hAnsi="MJXc-TeX-main-Rw"/>
          <w:sz w:val="28"/>
          <w:szCs w:val="28"/>
          <w:bdr w:val="none" w:sz="0" w:space="0" w:color="auto" w:frame="1"/>
        </w:rPr>
        <w:t>2</w:t>
      </w:r>
      <w:r w:rsidRPr="00314008">
        <w:rPr>
          <w:rStyle w:val="mjxassistivemathml"/>
          <w:rFonts w:ascii="Helvetica" w:hAnsi="Helvetica"/>
          <w:sz w:val="28"/>
          <w:szCs w:val="28"/>
          <w:bdr w:val="none" w:sz="0" w:space="0" w:color="auto" w:frame="1"/>
        </w:rPr>
        <w:t>x1,x2</w:t>
      </w:r>
      <w:r w:rsidRPr="00314008">
        <w:rPr>
          <w:rFonts w:ascii="Helvetica" w:hAnsi="Helvetica"/>
          <w:sz w:val="28"/>
          <w:szCs w:val="28"/>
        </w:rPr>
        <w:t> and itself can be used. This is done by using a triangular matrix for the self-attention mask </w:t>
      </w:r>
      <w:r w:rsidRPr="00314008">
        <w:rPr>
          <w:rStyle w:val="mjx-char"/>
          <w:rFonts w:ascii="MJXc-TeX-math-Iw" w:hAnsi="MJXc-TeX-math-Iw"/>
          <w:sz w:val="28"/>
          <w:szCs w:val="28"/>
          <w:bdr w:val="none" w:sz="0" w:space="0" w:color="auto" w:frame="1"/>
        </w:rPr>
        <w:t>M</w:t>
      </w:r>
      <w:r w:rsidRPr="00314008">
        <w:rPr>
          <w:rStyle w:val="mjxassistivemathml"/>
          <w:rFonts w:ascii="Helvetica" w:hAnsi="Helvetica"/>
          <w:sz w:val="28"/>
          <w:szCs w:val="28"/>
          <w:bdr w:val="none" w:sz="0" w:space="0" w:color="auto" w:frame="1"/>
        </w:rPr>
        <w:t>M</w:t>
      </w:r>
    </w:p>
    <w:p w:rsidR="009E61DC" w:rsidRPr="00314008" w:rsidRDefault="009E61DC" w:rsidP="009E61DC">
      <w:pPr>
        <w:numPr>
          <w:ilvl w:val="1"/>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LM Bidirectional:</w:t>
      </w:r>
    </w:p>
    <w:p w:rsidR="009E61DC" w:rsidRPr="00314008" w:rsidRDefault="009E61DC" w:rsidP="009E61DC">
      <w:pPr>
        <w:numPr>
          <w:ilvl w:val="2"/>
          <w:numId w:val="21"/>
        </w:numPr>
        <w:shd w:val="clear" w:color="auto" w:fill="FFFFFF"/>
        <w:spacing w:beforeAutospacing="1" w:after="0" w:afterAutospacing="1" w:line="240" w:lineRule="auto"/>
        <w:rPr>
          <w:rFonts w:ascii="Helvetica" w:hAnsi="Helvetica"/>
          <w:sz w:val="28"/>
          <w:szCs w:val="28"/>
        </w:rPr>
      </w:pPr>
      <w:r w:rsidRPr="00314008">
        <w:rPr>
          <w:rFonts w:ascii="Helvetica" w:hAnsi="Helvetica"/>
          <w:sz w:val="28"/>
          <w:szCs w:val="28"/>
        </w:rPr>
        <w:t>the self-attention mask </w:t>
      </w:r>
      <w:r w:rsidRPr="00314008">
        <w:rPr>
          <w:rStyle w:val="mjx-char"/>
          <w:rFonts w:ascii="MJXc-TeX-math-Iw" w:hAnsi="MJXc-TeX-math-Iw"/>
          <w:sz w:val="28"/>
          <w:szCs w:val="28"/>
          <w:bdr w:val="none" w:sz="0" w:space="0" w:color="auto" w:frame="1"/>
        </w:rPr>
        <w:t>M</w:t>
      </w:r>
      <w:r w:rsidRPr="00314008">
        <w:rPr>
          <w:rStyle w:val="mjxassistivemathml"/>
          <w:rFonts w:ascii="Helvetica" w:hAnsi="Helvetica"/>
          <w:sz w:val="28"/>
          <w:szCs w:val="28"/>
          <w:bdr w:val="none" w:sz="0" w:space="0" w:color="auto" w:frame="1"/>
        </w:rPr>
        <w:t>M</w:t>
      </w:r>
      <w:r w:rsidRPr="00314008">
        <w:rPr>
          <w:rFonts w:ascii="Helvetica" w:hAnsi="Helvetica"/>
          <w:sz w:val="28"/>
          <w:szCs w:val="28"/>
        </w:rPr>
        <w:t> is a zero matrix, so that every token is allowed to attend across all positions in the input sequence.</w:t>
      </w:r>
    </w:p>
    <w:p w:rsidR="009E61DC" w:rsidRPr="00314008" w:rsidRDefault="009E61DC" w:rsidP="009E61DC">
      <w:pPr>
        <w:numPr>
          <w:ilvl w:val="1"/>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Sequence-to-Sequence LM:</w:t>
      </w:r>
    </w:p>
    <w:p w:rsidR="009E61DC" w:rsidRPr="00314008" w:rsidRDefault="009E61DC" w:rsidP="009E61DC">
      <w:pPr>
        <w:numPr>
          <w:ilvl w:val="2"/>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the tokens in the first (source) segment can attend to each other from both directions within the segment, while the tokens of the second (target) segment can only attend to the leftward context in the target segment and itself, as well as all the tokens in the source segment</w:t>
      </w:r>
    </w:p>
    <w:p w:rsidR="009E61DC" w:rsidRPr="00314008" w:rsidRDefault="009E61DC" w:rsidP="009E61DC">
      <w:pPr>
        <w:numPr>
          <w:ilvl w:val="2"/>
          <w:numId w:val="21"/>
        </w:numPr>
        <w:shd w:val="clear" w:color="auto" w:fill="FFFFFF"/>
        <w:spacing w:beforeAutospacing="1" w:after="0" w:afterAutospacing="1" w:line="240" w:lineRule="auto"/>
        <w:rPr>
          <w:rFonts w:ascii="Helvetica" w:hAnsi="Helvetica"/>
          <w:sz w:val="28"/>
          <w:szCs w:val="28"/>
        </w:rPr>
      </w:pPr>
      <w:r w:rsidRPr="00314008">
        <w:rPr>
          <w:rFonts w:ascii="Helvetica" w:hAnsi="Helvetica"/>
          <w:sz w:val="28"/>
          <w:szCs w:val="28"/>
        </w:rPr>
        <w:t>“[SOS] </w:t>
      </w:r>
      <w:r w:rsidRPr="00314008">
        <w:rPr>
          <w:rStyle w:val="mjx-char"/>
          <w:rFonts w:ascii="MJXc-TeX-math-Iw" w:hAnsi="MJXc-TeX-math-Iw"/>
          <w:sz w:val="28"/>
          <w:szCs w:val="28"/>
          <w:bdr w:val="none" w:sz="0" w:space="0" w:color="auto" w:frame="1"/>
        </w:rPr>
        <w:t>t</w:t>
      </w:r>
      <w:r w:rsidRPr="00314008">
        <w:rPr>
          <w:rStyle w:val="mjx-char"/>
          <w:rFonts w:ascii="MJXc-TeX-main-Rw" w:hAnsi="MJXc-TeX-main-Rw"/>
          <w:sz w:val="28"/>
          <w:szCs w:val="28"/>
          <w:bdr w:val="none" w:sz="0" w:space="0" w:color="auto" w:frame="1"/>
        </w:rPr>
        <w:t>1</w:t>
      </w:r>
      <w:r w:rsidRPr="00314008">
        <w:rPr>
          <w:rStyle w:val="mjx-char"/>
          <w:rFonts w:ascii="MJXc-TeX-math-Iw" w:hAnsi="MJXc-TeX-math-Iw"/>
          <w:sz w:val="28"/>
          <w:szCs w:val="28"/>
          <w:bdr w:val="none" w:sz="0" w:space="0" w:color="auto" w:frame="1"/>
        </w:rPr>
        <w:t>t</w:t>
      </w:r>
      <w:r w:rsidRPr="00314008">
        <w:rPr>
          <w:rStyle w:val="mjx-char"/>
          <w:rFonts w:ascii="MJXc-TeX-main-Rw" w:hAnsi="MJXc-TeX-main-Rw"/>
          <w:sz w:val="28"/>
          <w:szCs w:val="28"/>
          <w:bdr w:val="none" w:sz="0" w:space="0" w:color="auto" w:frame="1"/>
        </w:rPr>
        <w:t>2</w:t>
      </w:r>
      <w:r w:rsidRPr="00314008">
        <w:rPr>
          <w:rStyle w:val="mjxassistivemathml"/>
          <w:rFonts w:ascii="Helvetica" w:hAnsi="Helvetica"/>
          <w:sz w:val="28"/>
          <w:szCs w:val="28"/>
          <w:bdr w:val="none" w:sz="0" w:space="0" w:color="auto" w:frame="1"/>
        </w:rPr>
        <w:t>t1t2</w:t>
      </w:r>
      <w:r w:rsidRPr="00314008">
        <w:rPr>
          <w:rFonts w:ascii="Helvetica" w:hAnsi="Helvetica"/>
          <w:sz w:val="28"/>
          <w:szCs w:val="28"/>
        </w:rPr>
        <w:t> [They] </w:t>
      </w:r>
      <w:r w:rsidRPr="00314008">
        <w:rPr>
          <w:rStyle w:val="mjx-char"/>
          <w:rFonts w:ascii="MJXc-TeX-math-Iw" w:hAnsi="MJXc-TeX-math-Iw"/>
          <w:sz w:val="28"/>
          <w:szCs w:val="28"/>
          <w:bdr w:val="none" w:sz="0" w:space="0" w:color="auto" w:frame="1"/>
        </w:rPr>
        <w:t>t</w:t>
      </w:r>
      <w:r w:rsidRPr="00314008">
        <w:rPr>
          <w:rStyle w:val="mjx-char"/>
          <w:rFonts w:ascii="MJXc-TeX-main-Rw" w:hAnsi="MJXc-TeX-main-Rw"/>
          <w:sz w:val="28"/>
          <w:szCs w:val="28"/>
          <w:bdr w:val="none" w:sz="0" w:space="0" w:color="auto" w:frame="1"/>
        </w:rPr>
        <w:t>3</w:t>
      </w:r>
      <w:r w:rsidRPr="00314008">
        <w:rPr>
          <w:rStyle w:val="mjx-char"/>
          <w:rFonts w:ascii="MJXc-TeX-math-Iw" w:hAnsi="MJXc-TeX-math-Iw"/>
          <w:sz w:val="28"/>
          <w:szCs w:val="28"/>
          <w:bdr w:val="none" w:sz="0" w:space="0" w:color="auto" w:frame="1"/>
        </w:rPr>
        <w:t>t</w:t>
      </w:r>
      <w:r w:rsidRPr="00314008">
        <w:rPr>
          <w:rStyle w:val="mjx-char"/>
          <w:rFonts w:ascii="MJXc-TeX-main-Rw" w:hAnsi="MJXc-TeX-main-Rw"/>
          <w:sz w:val="28"/>
          <w:szCs w:val="28"/>
          <w:bdr w:val="none" w:sz="0" w:space="0" w:color="auto" w:frame="1"/>
        </w:rPr>
        <w:t>4</w:t>
      </w:r>
      <w:r w:rsidRPr="00314008">
        <w:rPr>
          <w:rStyle w:val="mjx-char"/>
          <w:rFonts w:ascii="MJXc-TeX-math-Iw" w:hAnsi="MJXc-TeX-math-Iw"/>
          <w:sz w:val="28"/>
          <w:szCs w:val="28"/>
          <w:bdr w:val="none" w:sz="0" w:space="0" w:color="auto" w:frame="1"/>
        </w:rPr>
        <w:t>t</w:t>
      </w:r>
      <w:r w:rsidRPr="00314008">
        <w:rPr>
          <w:rStyle w:val="mjx-char"/>
          <w:rFonts w:ascii="MJXc-TeX-main-Rw" w:hAnsi="MJXc-TeX-main-Rw"/>
          <w:sz w:val="28"/>
          <w:szCs w:val="28"/>
          <w:bdr w:val="none" w:sz="0" w:space="0" w:color="auto" w:frame="1"/>
        </w:rPr>
        <w:t>5</w:t>
      </w:r>
      <w:r w:rsidRPr="00314008">
        <w:rPr>
          <w:rStyle w:val="mjxassistivemathml"/>
          <w:rFonts w:ascii="Helvetica" w:hAnsi="Helvetica"/>
          <w:sz w:val="28"/>
          <w:szCs w:val="28"/>
          <w:bdr w:val="none" w:sz="0" w:space="0" w:color="auto" w:frame="1"/>
        </w:rPr>
        <w:t>t3t4t5</w:t>
      </w:r>
      <w:r w:rsidRPr="00314008">
        <w:rPr>
          <w:rFonts w:ascii="Helvetica" w:hAnsi="Helvetica"/>
          <w:sz w:val="28"/>
          <w:szCs w:val="28"/>
        </w:rPr>
        <w:t> [EOS]” into the model. While both t1 and t2 have access to the first four tokens, including [SOS] and [EOS], t4 can only attend to the first six tokens</w:t>
      </w:r>
    </w:p>
    <w:p w:rsidR="009E61DC" w:rsidRPr="00314008" w:rsidRDefault="009E61DC" w:rsidP="009E61DC">
      <w:pPr>
        <w:numPr>
          <w:ilvl w:val="2"/>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In the case of sequence-to-sequence LM, it can be considered as learning bidirectional encoder and unidirectional decoder</w:t>
      </w:r>
    </w:p>
    <w:p w:rsidR="009E61DC" w:rsidRPr="00314008" w:rsidRDefault="009E61DC" w:rsidP="009E61DC">
      <w:pPr>
        <w:numPr>
          <w:ilvl w:val="0"/>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Next Sentence Prediction:</w:t>
      </w:r>
    </w:p>
    <w:p w:rsidR="009E61DC" w:rsidRPr="00314008" w:rsidRDefault="009E61DC" w:rsidP="009E61DC">
      <w:pPr>
        <w:numPr>
          <w:ilvl w:val="1"/>
          <w:numId w:val="21"/>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NSP is applied to Bidirectional LM</w:t>
      </w:r>
    </w:p>
    <w:p w:rsidR="009E61DC" w:rsidRPr="00314008" w:rsidRDefault="009E61DC" w:rsidP="009E61DC">
      <w:pPr>
        <w:pStyle w:val="Heading5"/>
        <w:shd w:val="clear" w:color="auto" w:fill="FFFFFF"/>
        <w:rPr>
          <w:rFonts w:ascii="Helvetica" w:hAnsi="Helvetica"/>
          <w:b/>
          <w:bCs/>
          <w:color w:val="000000" w:themeColor="text1"/>
          <w:sz w:val="36"/>
          <w:szCs w:val="36"/>
        </w:rPr>
      </w:pPr>
      <w:r w:rsidRPr="00314008">
        <w:rPr>
          <w:rFonts w:ascii="Helvetica" w:hAnsi="Helvetica"/>
          <w:b/>
          <w:bCs/>
          <w:color w:val="000000" w:themeColor="text1"/>
          <w:sz w:val="36"/>
          <w:szCs w:val="36"/>
        </w:rPr>
        <w:t>Pre-training Setup</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Per one training batch, 1/3 is </w:t>
      </w:r>
      <w:proofErr w:type="spellStart"/>
      <w:r w:rsidRPr="00314008">
        <w:rPr>
          <w:rFonts w:ascii="Helvetica" w:hAnsi="Helvetica"/>
          <w:sz w:val="28"/>
          <w:szCs w:val="28"/>
        </w:rPr>
        <w:t>bidrectional</w:t>
      </w:r>
      <w:proofErr w:type="spellEnd"/>
      <w:r w:rsidRPr="00314008">
        <w:rPr>
          <w:rFonts w:ascii="Helvetica" w:hAnsi="Helvetica"/>
          <w:sz w:val="28"/>
          <w:szCs w:val="28"/>
        </w:rPr>
        <w:t xml:space="preserve"> LM objective, 1/3 is seq2seq LM objective, and the other 1/3 is unidirectional LM objective (left-to-right, right-to-left)</w:t>
      </w:r>
    </w:p>
    <w:p w:rsidR="009E61DC" w:rsidRPr="00314008" w:rsidRDefault="009E61DC" w:rsidP="00314008">
      <w:pPr>
        <w:numPr>
          <w:ilvl w:val="0"/>
          <w:numId w:val="22"/>
        </w:numPr>
        <w:shd w:val="clear" w:color="auto" w:fill="FFFFFF"/>
        <w:spacing w:beforeAutospacing="1" w:after="0" w:afterAutospacing="1" w:line="240" w:lineRule="auto"/>
        <w:rPr>
          <w:rFonts w:ascii="Helvetica" w:hAnsi="Helvetica"/>
          <w:sz w:val="28"/>
          <w:szCs w:val="28"/>
        </w:rPr>
      </w:pPr>
      <w:r w:rsidRPr="00314008">
        <w:rPr>
          <w:rFonts w:ascii="Helvetica" w:hAnsi="Helvetica"/>
          <w:sz w:val="28"/>
          <w:szCs w:val="28"/>
        </w:rPr>
        <w:t>The structure of the model </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proofErr w:type="spellStart"/>
      <w:r w:rsidRPr="00314008">
        <w:rPr>
          <w:rFonts w:ascii="Helvetica" w:hAnsi="Helvetica"/>
          <w:sz w:val="28"/>
          <w:szCs w:val="28"/>
        </w:rPr>
        <w:t>gelu</w:t>
      </w:r>
      <w:proofErr w:type="spellEnd"/>
      <w:r w:rsidRPr="00314008">
        <w:rPr>
          <w:rFonts w:ascii="Helvetica" w:hAnsi="Helvetica"/>
          <w:sz w:val="28"/>
          <w:szCs w:val="28"/>
        </w:rPr>
        <w:t xml:space="preserve"> activation</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24-layer transformer (340M </w:t>
      </w:r>
      <w:proofErr w:type="spellStart"/>
      <w:r w:rsidRPr="00314008">
        <w:rPr>
          <w:rFonts w:ascii="Helvetica" w:hAnsi="Helvetica"/>
          <w:sz w:val="28"/>
          <w:szCs w:val="28"/>
        </w:rPr>
        <w:t>params</w:t>
      </w:r>
      <w:proofErr w:type="spellEnd"/>
      <w:r w:rsidRPr="00314008">
        <w:rPr>
          <w:rFonts w:ascii="Helvetica" w:hAnsi="Helvetica"/>
          <w:sz w:val="28"/>
          <w:szCs w:val="28"/>
        </w:rPr>
        <w:t>)</w:t>
      </w:r>
    </w:p>
    <w:p w:rsidR="009E61DC" w:rsidRPr="00314008" w:rsidRDefault="009E61DC" w:rsidP="009E61DC">
      <w:pPr>
        <w:numPr>
          <w:ilvl w:val="2"/>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with 1,024 hidden size</w:t>
      </w:r>
    </w:p>
    <w:p w:rsidR="009E61DC" w:rsidRPr="00314008" w:rsidRDefault="009E61DC" w:rsidP="009E61DC">
      <w:pPr>
        <w:numPr>
          <w:ilvl w:val="2"/>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16 attention heads</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r w:rsidRPr="00314008">
        <w:rPr>
          <w:rStyle w:val="HTMLCode"/>
          <w:rFonts w:eastAsiaTheme="minorHAnsi"/>
          <w:color w:val="E96900"/>
          <w:sz w:val="28"/>
          <w:szCs w:val="28"/>
          <w:shd w:val="clear" w:color="auto" w:fill="F8F8F8"/>
        </w:rPr>
        <w:t xml:space="preserve">weight matrix of the </w:t>
      </w:r>
      <w:proofErr w:type="spellStart"/>
      <w:r w:rsidRPr="00314008">
        <w:rPr>
          <w:rStyle w:val="HTMLCode"/>
          <w:rFonts w:eastAsiaTheme="minorHAnsi"/>
          <w:color w:val="E96900"/>
          <w:sz w:val="28"/>
          <w:szCs w:val="28"/>
          <w:shd w:val="clear" w:color="auto" w:fill="F8F8F8"/>
        </w:rPr>
        <w:t>softmax</w:t>
      </w:r>
      <w:proofErr w:type="spellEnd"/>
      <w:r w:rsidRPr="00314008">
        <w:rPr>
          <w:rStyle w:val="HTMLCode"/>
          <w:rFonts w:eastAsiaTheme="minorHAnsi"/>
          <w:color w:val="E96900"/>
          <w:sz w:val="28"/>
          <w:szCs w:val="28"/>
          <w:shd w:val="clear" w:color="auto" w:fill="F8F8F8"/>
        </w:rPr>
        <w:t xml:space="preserve"> classifier is tied </w:t>
      </w:r>
      <w:proofErr w:type="spellStart"/>
      <w:r w:rsidRPr="00314008">
        <w:rPr>
          <w:rStyle w:val="HTMLCode"/>
          <w:rFonts w:eastAsiaTheme="minorHAnsi"/>
          <w:color w:val="E96900"/>
          <w:sz w:val="28"/>
          <w:szCs w:val="28"/>
          <w:shd w:val="clear" w:color="auto" w:fill="F8F8F8"/>
        </w:rPr>
        <w:t>wtih</w:t>
      </w:r>
      <w:proofErr w:type="spellEnd"/>
      <w:r w:rsidRPr="00314008">
        <w:rPr>
          <w:rStyle w:val="HTMLCode"/>
          <w:rFonts w:eastAsiaTheme="minorHAnsi"/>
          <w:color w:val="E96900"/>
          <w:sz w:val="28"/>
          <w:szCs w:val="28"/>
          <w:shd w:val="clear" w:color="auto" w:fill="F8F8F8"/>
        </w:rPr>
        <w:t xml:space="preserve"> token </w:t>
      </w:r>
      <w:proofErr w:type="spellStart"/>
      <w:r w:rsidRPr="00314008">
        <w:rPr>
          <w:rStyle w:val="HTMLCode"/>
          <w:rFonts w:eastAsiaTheme="minorHAnsi"/>
          <w:color w:val="E96900"/>
          <w:sz w:val="28"/>
          <w:szCs w:val="28"/>
          <w:shd w:val="clear" w:color="auto" w:fill="F8F8F8"/>
        </w:rPr>
        <w:t>embeddings</w:t>
      </w:r>
      <w:proofErr w:type="spellEnd"/>
    </w:p>
    <w:p w:rsidR="009E61DC" w:rsidRPr="00314008" w:rsidRDefault="009E61DC" w:rsidP="009E61DC">
      <w:pPr>
        <w:numPr>
          <w:ilvl w:val="1"/>
          <w:numId w:val="22"/>
        </w:numPr>
        <w:shd w:val="clear" w:color="auto" w:fill="FFFFFF"/>
        <w:spacing w:beforeAutospacing="1" w:after="0" w:afterAutospacing="1" w:line="240" w:lineRule="auto"/>
        <w:rPr>
          <w:rFonts w:ascii="Helvetica" w:hAnsi="Helvetica"/>
          <w:sz w:val="28"/>
          <w:szCs w:val="28"/>
        </w:rPr>
      </w:pPr>
      <w:proofErr w:type="spellStart"/>
      <w:r w:rsidRPr="00314008">
        <w:rPr>
          <w:rStyle w:val="mjx-char"/>
          <w:rFonts w:ascii="MJXc-TeX-math-Iw" w:hAnsi="MJXc-TeX-math-Iw"/>
          <w:sz w:val="28"/>
          <w:szCs w:val="28"/>
          <w:bdr w:val="none" w:sz="0" w:space="0" w:color="auto" w:frame="1"/>
        </w:rPr>
        <w:t>BISRTLARGIS</w:t>
      </w:r>
      <w:r w:rsidRPr="00314008">
        <w:rPr>
          <w:rStyle w:val="mjxassistivemathml"/>
          <w:rFonts w:ascii="Helvetica" w:hAnsi="Helvetica"/>
          <w:sz w:val="28"/>
          <w:szCs w:val="28"/>
          <w:bdr w:val="none" w:sz="0" w:space="0" w:color="auto" w:frame="1"/>
        </w:rPr>
        <w:t>BISRTLARGIS</w:t>
      </w:r>
      <w:r w:rsidRPr="00314008">
        <w:rPr>
          <w:rFonts w:ascii="Helvetica" w:hAnsi="Helvetica"/>
          <w:sz w:val="28"/>
          <w:szCs w:val="28"/>
        </w:rPr>
        <w:t>Initialized</w:t>
      </w:r>
      <w:proofErr w:type="spellEnd"/>
      <w:r w:rsidRPr="00314008">
        <w:rPr>
          <w:rFonts w:ascii="Helvetica" w:hAnsi="Helvetica"/>
          <w:sz w:val="28"/>
          <w:szCs w:val="28"/>
        </w:rPr>
        <w:t xml:space="preserve"> with the weight of</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Corpus uses English Wikipedia and </w:t>
      </w:r>
      <w:proofErr w:type="spellStart"/>
      <w:r w:rsidRPr="00314008">
        <w:rPr>
          <w:rFonts w:ascii="Helvetica" w:hAnsi="Helvetica"/>
          <w:sz w:val="28"/>
          <w:szCs w:val="28"/>
        </w:rPr>
        <w:t>BookCorpus</w:t>
      </w:r>
      <w:proofErr w:type="spellEnd"/>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Vocab size: 28,996</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lastRenderedPageBreak/>
        <w:t xml:space="preserve">Maximum lengths of input </w:t>
      </w:r>
      <w:proofErr w:type="spellStart"/>
      <w:r w:rsidRPr="00314008">
        <w:rPr>
          <w:rFonts w:ascii="Helvetica" w:hAnsi="Helvetica"/>
          <w:sz w:val="28"/>
          <w:szCs w:val="28"/>
        </w:rPr>
        <w:t>seq</w:t>
      </w:r>
      <w:proofErr w:type="spellEnd"/>
      <w:r w:rsidRPr="00314008">
        <w:rPr>
          <w:rFonts w:ascii="Helvetica" w:hAnsi="Helvetica"/>
          <w:sz w:val="28"/>
          <w:szCs w:val="28"/>
        </w:rPr>
        <w:t>: 512</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Masking </w:t>
      </w:r>
      <w:proofErr w:type="spellStart"/>
      <w:r w:rsidRPr="00314008">
        <w:rPr>
          <w:rFonts w:ascii="Helvetica" w:hAnsi="Helvetica"/>
          <w:sz w:val="28"/>
          <w:szCs w:val="28"/>
        </w:rPr>
        <w:t>Prob</w:t>
      </w:r>
      <w:proofErr w:type="spellEnd"/>
      <w:r w:rsidRPr="00314008">
        <w:rPr>
          <w:rFonts w:ascii="Helvetica" w:hAnsi="Helvetica"/>
          <w:sz w:val="28"/>
          <w:szCs w:val="28"/>
        </w:rPr>
        <w:t>: 15%</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80%: [MASK]</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10%: random token</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10%: original token</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When masking, 80% is masked with one token and the remaining 20% ​​is masked with bigram or trigram.</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Optimizer:</w:t>
      </w:r>
    </w:p>
    <w:p w:rsidR="009E61DC" w:rsidRPr="00314008" w:rsidRDefault="009E61DC" w:rsidP="009E61DC">
      <w:pPr>
        <w:numPr>
          <w:ilvl w:val="1"/>
          <w:numId w:val="22"/>
        </w:numPr>
        <w:shd w:val="clear" w:color="auto" w:fill="FFFFFF"/>
        <w:spacing w:beforeAutospacing="1" w:after="0" w:afterAutospacing="1" w:line="240" w:lineRule="auto"/>
        <w:rPr>
          <w:rFonts w:ascii="Helvetica" w:hAnsi="Helvetica"/>
          <w:sz w:val="28"/>
          <w:szCs w:val="28"/>
        </w:rPr>
      </w:pPr>
      <w:r w:rsidRPr="00314008">
        <w:rPr>
          <w:rFonts w:ascii="Helvetica" w:hAnsi="Helvetica"/>
          <w:sz w:val="28"/>
          <w:szCs w:val="28"/>
        </w:rPr>
        <w:t>Adam: </w:t>
      </w:r>
      <w:r w:rsidRPr="00314008">
        <w:rPr>
          <w:rStyle w:val="mjx-char"/>
          <w:rFonts w:ascii="MJXc-TeX-math-Iw" w:hAnsi="MJXc-TeX-math-Iw"/>
          <w:sz w:val="28"/>
          <w:szCs w:val="28"/>
          <w:bdr w:val="none" w:sz="0" w:space="0" w:color="auto" w:frame="1"/>
        </w:rPr>
        <w:t>b</w:t>
      </w:r>
      <w:r w:rsidRPr="00314008">
        <w:rPr>
          <w:rStyle w:val="mjx-char"/>
          <w:rFonts w:ascii="MJXc-TeX-main-Rw" w:hAnsi="MJXc-TeX-main-Rw"/>
          <w:sz w:val="28"/>
          <w:szCs w:val="28"/>
          <w:bdr w:val="none" w:sz="0" w:space="0" w:color="auto" w:frame="1"/>
        </w:rPr>
        <w:t>1=0.</w:t>
      </w:r>
      <w:proofErr w:type="gramStart"/>
      <w:r w:rsidRPr="00314008">
        <w:rPr>
          <w:rStyle w:val="mjx-char"/>
          <w:rFonts w:ascii="MJXc-TeX-main-Rw" w:hAnsi="MJXc-TeX-main-Rw"/>
          <w:sz w:val="28"/>
          <w:szCs w:val="28"/>
          <w:bdr w:val="none" w:sz="0" w:space="0" w:color="auto" w:frame="1"/>
        </w:rPr>
        <w:t>9,</w:t>
      </w:r>
      <w:r w:rsidRPr="00314008">
        <w:rPr>
          <w:rStyle w:val="mjx-char"/>
          <w:rFonts w:ascii="MJXc-TeX-math-Iw" w:hAnsi="MJXc-TeX-math-Iw"/>
          <w:sz w:val="28"/>
          <w:szCs w:val="28"/>
          <w:bdr w:val="none" w:sz="0" w:space="0" w:color="auto" w:frame="1"/>
        </w:rPr>
        <w:t>b</w:t>
      </w:r>
      <w:proofErr w:type="gramEnd"/>
      <w:r w:rsidRPr="00314008">
        <w:rPr>
          <w:rStyle w:val="mjx-char"/>
          <w:rFonts w:ascii="MJXc-TeX-main-Rw" w:hAnsi="MJXc-TeX-main-Rw"/>
          <w:sz w:val="28"/>
          <w:szCs w:val="28"/>
          <w:bdr w:val="none" w:sz="0" w:space="0" w:color="auto" w:frame="1"/>
        </w:rPr>
        <w:t>2=0.999</w:t>
      </w:r>
      <w:r w:rsidRPr="00314008">
        <w:rPr>
          <w:rStyle w:val="mjxassistivemathml"/>
          <w:rFonts w:ascii="Helvetica" w:hAnsi="Helvetica"/>
          <w:sz w:val="28"/>
          <w:szCs w:val="28"/>
          <w:bdr w:val="none" w:sz="0" w:space="0" w:color="auto" w:frame="1"/>
        </w:rPr>
        <w:t>b1=0.9,b2=0.999</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proofErr w:type="spellStart"/>
      <w:r w:rsidRPr="00314008">
        <w:rPr>
          <w:rFonts w:ascii="Helvetica" w:hAnsi="Helvetica"/>
          <w:sz w:val="28"/>
          <w:szCs w:val="28"/>
        </w:rPr>
        <w:t>lr</w:t>
      </w:r>
      <w:proofErr w:type="spellEnd"/>
      <w:r w:rsidRPr="00314008">
        <w:rPr>
          <w:rFonts w:ascii="Helvetica" w:hAnsi="Helvetica"/>
          <w:sz w:val="28"/>
          <w:szCs w:val="28"/>
        </w:rPr>
        <w:t>: 3e-5</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warm up: first 40,000 steps (and linear decay)</w:t>
      </w:r>
    </w:p>
    <w:p w:rsidR="009E61DC" w:rsidRPr="00314008" w:rsidRDefault="009E61DC" w:rsidP="009E61DC">
      <w:pPr>
        <w:numPr>
          <w:ilvl w:val="1"/>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weight decay: 0.01</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Dropout rate: 0.1</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Batch size: 330 (</w:t>
      </w:r>
      <w:del w:id="1" w:author="Unknown">
        <w:r w:rsidRPr="00314008">
          <w:rPr>
            <w:rFonts w:ascii="Helvetica" w:hAnsi="Helvetica"/>
            <w:sz w:val="28"/>
            <w:szCs w:val="28"/>
          </w:rPr>
          <w:delText>Peculiar</w:delText>
        </w:r>
      </w:del>
      <w:r w:rsidRPr="00314008">
        <w:rPr>
          <w:rFonts w:ascii="Helvetica" w:hAnsi="Helvetica"/>
          <w:sz w:val="28"/>
          <w:szCs w:val="28"/>
        </w:rPr>
        <w:t>)</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pre-training procedure runs: 770,000 steps</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time: 7 hours for 10,000 steps</w:t>
      </w:r>
    </w:p>
    <w:p w:rsidR="009E61DC" w:rsidRPr="00314008" w:rsidRDefault="009E61DC" w:rsidP="009E61DC">
      <w:pPr>
        <w:numPr>
          <w:ilvl w:val="0"/>
          <w:numId w:val="22"/>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GPUs: 8 </w:t>
      </w:r>
      <w:proofErr w:type="spellStart"/>
      <w:r w:rsidRPr="00314008">
        <w:rPr>
          <w:rFonts w:ascii="Helvetica" w:hAnsi="Helvetica"/>
          <w:sz w:val="28"/>
          <w:szCs w:val="28"/>
        </w:rPr>
        <w:t>Nvidia</w:t>
      </w:r>
      <w:proofErr w:type="spellEnd"/>
      <w:r w:rsidRPr="00314008">
        <w:rPr>
          <w:rFonts w:ascii="Helvetica" w:hAnsi="Helvetica"/>
          <w:sz w:val="28"/>
          <w:szCs w:val="28"/>
        </w:rPr>
        <w:t xml:space="preserve"> </w:t>
      </w:r>
      <w:proofErr w:type="spellStart"/>
      <w:r w:rsidRPr="00314008">
        <w:rPr>
          <w:rFonts w:ascii="Helvetica" w:hAnsi="Helvetica"/>
          <w:sz w:val="28"/>
          <w:szCs w:val="28"/>
        </w:rPr>
        <w:t>Telsa</w:t>
      </w:r>
      <w:proofErr w:type="spellEnd"/>
      <w:r w:rsidRPr="00314008">
        <w:rPr>
          <w:rFonts w:ascii="Helvetica" w:hAnsi="Helvetica"/>
          <w:sz w:val="28"/>
          <w:szCs w:val="28"/>
        </w:rPr>
        <w:t xml:space="preserve"> V100 32GB</w:t>
      </w:r>
    </w:p>
    <w:p w:rsidR="009E61DC" w:rsidRPr="00314008" w:rsidRDefault="009E61DC" w:rsidP="009E61DC">
      <w:pPr>
        <w:pStyle w:val="Heading5"/>
        <w:shd w:val="clear" w:color="auto" w:fill="FFFFFF"/>
        <w:rPr>
          <w:rFonts w:ascii="Helvetica" w:hAnsi="Helvetica"/>
          <w:b/>
          <w:bCs/>
          <w:color w:val="000000" w:themeColor="text1"/>
          <w:sz w:val="36"/>
          <w:szCs w:val="36"/>
        </w:rPr>
      </w:pPr>
      <w:r w:rsidRPr="00314008">
        <w:rPr>
          <w:rFonts w:ascii="Helvetica" w:hAnsi="Helvetica"/>
          <w:b/>
          <w:bCs/>
          <w:color w:val="000000" w:themeColor="text1"/>
          <w:sz w:val="36"/>
          <w:szCs w:val="36"/>
        </w:rPr>
        <w:t xml:space="preserve"> Fine-tuning on Downstream NLU and NLG Tasks</w:t>
      </w:r>
    </w:p>
    <w:p w:rsidR="009E61DC" w:rsidRPr="00314008" w:rsidRDefault="009E61DC" w:rsidP="009E61DC">
      <w:pPr>
        <w:numPr>
          <w:ilvl w:val="0"/>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For NLU task, fine-tuning like BERT</w:t>
      </w:r>
    </w:p>
    <w:p w:rsidR="009E61DC" w:rsidRPr="00314008" w:rsidRDefault="009E61DC" w:rsidP="009E61DC">
      <w:pPr>
        <w:numPr>
          <w:ilvl w:val="1"/>
          <w:numId w:val="23"/>
        </w:numPr>
        <w:shd w:val="clear" w:color="auto" w:fill="FFFFFF"/>
        <w:spacing w:beforeAutospacing="1" w:after="0" w:afterAutospacing="1" w:line="240" w:lineRule="auto"/>
        <w:rPr>
          <w:rFonts w:ascii="Helvetica" w:hAnsi="Helvetica"/>
          <w:sz w:val="28"/>
          <w:szCs w:val="28"/>
        </w:rPr>
      </w:pPr>
      <w:r w:rsidRPr="00314008">
        <w:rPr>
          <w:rFonts w:ascii="Helvetica" w:hAnsi="Helvetica"/>
          <w:sz w:val="28"/>
          <w:szCs w:val="28"/>
        </w:rPr>
        <w:t>[SOS] vector for tokens </w:t>
      </w:r>
      <w:r w:rsidRPr="00314008">
        <w:rPr>
          <w:rStyle w:val="mjx-char"/>
          <w:rFonts w:ascii="MJXc-TeX-main-Bw" w:hAnsi="MJXc-TeX-main-Bw"/>
          <w:sz w:val="28"/>
          <w:szCs w:val="28"/>
          <w:bdr w:val="none" w:sz="0" w:space="0" w:color="auto" w:frame="1"/>
        </w:rPr>
        <w:t>h</w:t>
      </w:r>
      <w:r w:rsidRPr="00314008">
        <w:rPr>
          <w:rStyle w:val="mjx-char"/>
          <w:rFonts w:ascii="MJXc-TeX-math-Iw" w:hAnsi="MJXc-TeX-math-Iw"/>
          <w:sz w:val="28"/>
          <w:szCs w:val="28"/>
          <w:bdr w:val="none" w:sz="0" w:space="0" w:color="auto" w:frame="1"/>
        </w:rPr>
        <w:t>L</w:t>
      </w:r>
      <w:r w:rsidRPr="00314008">
        <w:rPr>
          <w:rStyle w:val="mjx-char"/>
          <w:rFonts w:ascii="MJXc-TeX-main-Rw" w:hAnsi="MJXc-TeX-main-Rw"/>
          <w:sz w:val="28"/>
          <w:szCs w:val="28"/>
          <w:bdr w:val="none" w:sz="0" w:space="0" w:color="auto" w:frame="1"/>
        </w:rPr>
        <w:t>1</w:t>
      </w:r>
      <w:r w:rsidRPr="00314008">
        <w:rPr>
          <w:rStyle w:val="mjxassistivemathml"/>
          <w:rFonts w:ascii="Helvetica" w:hAnsi="Helvetica"/>
          <w:sz w:val="28"/>
          <w:szCs w:val="28"/>
          <w:bdr w:val="none" w:sz="0" w:space="0" w:color="auto" w:frame="1"/>
        </w:rPr>
        <w:t>h1L</w:t>
      </w:r>
      <w:r w:rsidRPr="00314008">
        <w:rPr>
          <w:rFonts w:ascii="Helvetica" w:hAnsi="Helvetica"/>
          <w:sz w:val="28"/>
          <w:szCs w:val="28"/>
        </w:rPr>
        <w:t xml:space="preserve">Attach a randomly initialized </w:t>
      </w:r>
      <w:proofErr w:type="spellStart"/>
      <w:r w:rsidRPr="00314008">
        <w:rPr>
          <w:rFonts w:ascii="Helvetica" w:hAnsi="Helvetica"/>
          <w:sz w:val="28"/>
          <w:szCs w:val="28"/>
        </w:rPr>
        <w:t>softmax</w:t>
      </w:r>
      <w:proofErr w:type="spellEnd"/>
      <w:r w:rsidRPr="00314008">
        <w:rPr>
          <w:rFonts w:ascii="Helvetica" w:hAnsi="Helvetica"/>
          <w:sz w:val="28"/>
          <w:szCs w:val="28"/>
        </w:rPr>
        <w:t xml:space="preserve"> classifier to</w:t>
      </w:r>
    </w:p>
    <w:p w:rsidR="009E61DC" w:rsidRPr="00314008" w:rsidRDefault="009E61DC" w:rsidP="009E61DC">
      <w:pPr>
        <w:numPr>
          <w:ilvl w:val="0"/>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Similar to seq2seq task for NLG tasks</w:t>
      </w:r>
    </w:p>
    <w:p w:rsidR="009E61DC" w:rsidRPr="00314008" w:rsidRDefault="009E61DC" w:rsidP="009E61DC">
      <w:pPr>
        <w:numPr>
          <w:ilvl w:val="1"/>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Notation</w:t>
      </w:r>
    </w:p>
    <w:p w:rsidR="009E61DC" w:rsidRPr="00314008" w:rsidRDefault="009E61DC" w:rsidP="009E61DC">
      <w:pPr>
        <w:numPr>
          <w:ilvl w:val="2"/>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S1: source sequence</w:t>
      </w:r>
    </w:p>
    <w:p w:rsidR="009E61DC" w:rsidRPr="00314008" w:rsidRDefault="009E61DC" w:rsidP="009E61DC">
      <w:pPr>
        <w:numPr>
          <w:ilvl w:val="2"/>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S2: target sequence</w:t>
      </w:r>
    </w:p>
    <w:p w:rsidR="009E61DC" w:rsidRPr="00314008" w:rsidRDefault="009E61DC" w:rsidP="009E61DC">
      <w:pPr>
        <w:numPr>
          <w:ilvl w:val="1"/>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Pack into one</w:t>
      </w:r>
    </w:p>
    <w:p w:rsidR="009E61DC" w:rsidRPr="00314008" w:rsidRDefault="009E61DC" w:rsidP="009E61DC">
      <w:pPr>
        <w:numPr>
          <w:ilvl w:val="2"/>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"[SOS] S1 [them], S2 [them]"</w:t>
      </w:r>
    </w:p>
    <w:p w:rsidR="009E61DC" w:rsidRPr="00314008" w:rsidRDefault="009E61DC" w:rsidP="009E61DC">
      <w:pPr>
        <w:numPr>
          <w:ilvl w:val="1"/>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fine-tuning method:</w:t>
      </w:r>
    </w:p>
    <w:p w:rsidR="009E61DC" w:rsidRPr="00314008" w:rsidRDefault="009E61DC" w:rsidP="009E61DC">
      <w:pPr>
        <w:numPr>
          <w:ilvl w:val="2"/>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Learn to match the tokens in the target sequence after randomly masking them at a specific rate </w:t>
      </w:r>
      <w:proofErr w:type="gramStart"/>
      <w:r w:rsidRPr="00314008">
        <w:rPr>
          <w:rFonts w:ascii="Helvetica" w:hAnsi="Helvetica"/>
          <w:sz w:val="28"/>
          <w:szCs w:val="28"/>
        </w:rPr>
        <w:t>( </w:t>
      </w:r>
      <w:r w:rsidRPr="00314008">
        <w:rPr>
          <w:rStyle w:val="HTMLCode"/>
          <w:rFonts w:eastAsiaTheme="minorHAnsi"/>
          <w:color w:val="E96900"/>
          <w:sz w:val="28"/>
          <w:szCs w:val="28"/>
          <w:shd w:val="clear" w:color="auto" w:fill="F8F8F8"/>
        </w:rPr>
        <w:t>masking</w:t>
      </w:r>
      <w:proofErr w:type="gramEnd"/>
      <w:r w:rsidRPr="00314008">
        <w:rPr>
          <w:rStyle w:val="HTMLCode"/>
          <w:rFonts w:eastAsiaTheme="minorHAnsi"/>
          <w:color w:val="E96900"/>
          <w:sz w:val="28"/>
          <w:szCs w:val="28"/>
          <w:shd w:val="clear" w:color="auto" w:fill="F8F8F8"/>
        </w:rPr>
        <w:t xml:space="preserve"> some percentage of tokens in the target sequence at random, and learning to recover the masked words.</w:t>
      </w:r>
      <w:r w:rsidRPr="00314008">
        <w:rPr>
          <w:rFonts w:ascii="Helvetica" w:hAnsi="Helvetica"/>
          <w:sz w:val="28"/>
          <w:szCs w:val="28"/>
        </w:rPr>
        <w:t>)</w:t>
      </w:r>
    </w:p>
    <w:p w:rsidR="009E61DC" w:rsidRPr="00314008" w:rsidRDefault="009E61DC" w:rsidP="009E61DC">
      <w:pPr>
        <w:numPr>
          <w:ilvl w:val="2"/>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The training objective is to maximize the likelihood of masked tokens given context</w:t>
      </w:r>
    </w:p>
    <w:p w:rsidR="009E61DC" w:rsidRPr="00314008" w:rsidRDefault="009E61DC" w:rsidP="009E61DC">
      <w:pPr>
        <w:numPr>
          <w:ilvl w:val="2"/>
          <w:numId w:val="23"/>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Masking is also good for [EOS], which is also used as a means to end generation, because the model can learn </w:t>
      </w:r>
      <w:r w:rsidRPr="00314008">
        <w:rPr>
          <w:rFonts w:ascii="Helvetica" w:hAnsi="Helvetica"/>
          <w:sz w:val="28"/>
          <w:szCs w:val="28"/>
        </w:rPr>
        <w:lastRenderedPageBreak/>
        <w:t xml:space="preserve">when to end the generation process </w:t>
      </w:r>
      <w:proofErr w:type="gramStart"/>
      <w:r w:rsidRPr="00314008">
        <w:rPr>
          <w:rFonts w:ascii="Helvetica" w:hAnsi="Helvetica"/>
          <w:sz w:val="28"/>
          <w:szCs w:val="28"/>
        </w:rPr>
        <w:t>( </w:t>
      </w:r>
      <w:r w:rsidRPr="00314008">
        <w:rPr>
          <w:rStyle w:val="HTMLCode"/>
          <w:rFonts w:eastAsiaTheme="minorHAnsi"/>
          <w:color w:val="E96900"/>
          <w:sz w:val="28"/>
          <w:szCs w:val="28"/>
          <w:shd w:val="clear" w:color="auto" w:fill="F8F8F8"/>
        </w:rPr>
        <w:t>It</w:t>
      </w:r>
      <w:proofErr w:type="gramEnd"/>
      <w:r w:rsidRPr="00314008">
        <w:rPr>
          <w:rStyle w:val="HTMLCode"/>
          <w:rFonts w:eastAsiaTheme="minorHAnsi"/>
          <w:color w:val="E96900"/>
          <w:sz w:val="28"/>
          <w:szCs w:val="28"/>
          <w:shd w:val="clear" w:color="auto" w:fill="F8F8F8"/>
        </w:rPr>
        <w:t xml:space="preserve"> is worth noting that [EOS], which marks the end of the target sequence, can also be masked during fine-tuning, thus when this happens, the model learns when to emit [EOS] to terminate the generation process of the target sequence</w:t>
      </w:r>
      <w:r w:rsidRPr="00314008">
        <w:rPr>
          <w:rFonts w:ascii="Helvetica" w:hAnsi="Helvetica"/>
          <w:sz w:val="28"/>
          <w:szCs w:val="28"/>
        </w:rPr>
        <w:t>)</w:t>
      </w:r>
    </w:p>
    <w:p w:rsidR="009E61DC" w:rsidRPr="00314008" w:rsidRDefault="009E61DC" w:rsidP="009E61DC">
      <w:pPr>
        <w:numPr>
          <w:ilvl w:val="2"/>
          <w:numId w:val="26"/>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 Use content selector to select salient phrases</w:t>
      </w:r>
    </w:p>
    <w:p w:rsidR="009E61DC" w:rsidRPr="00314008" w:rsidRDefault="009E61DC" w:rsidP="009E61DC">
      <w:pPr>
        <w:numPr>
          <w:ilvl w:val="2"/>
          <w:numId w:val="27"/>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3 beam size)</w:t>
      </w:r>
    </w:p>
    <w:p w:rsidR="009E61DC" w:rsidRPr="00173786" w:rsidRDefault="009E61DC" w:rsidP="009E61DC">
      <w:pPr>
        <w:pStyle w:val="Heading5"/>
        <w:shd w:val="clear" w:color="auto" w:fill="FFFFFF"/>
        <w:rPr>
          <w:rFonts w:ascii="Helvetica" w:hAnsi="Helvetica"/>
          <w:b/>
          <w:bCs/>
          <w:color w:val="000000" w:themeColor="text1"/>
          <w:sz w:val="36"/>
          <w:szCs w:val="36"/>
        </w:rPr>
      </w:pPr>
      <w:r w:rsidRPr="00173786">
        <w:rPr>
          <w:rFonts w:ascii="Helvetica" w:hAnsi="Helvetica"/>
          <w:b/>
          <w:bCs/>
          <w:color w:val="000000" w:themeColor="text1"/>
          <w:sz w:val="36"/>
          <w:szCs w:val="36"/>
        </w:rPr>
        <w:t>Question Generation</w:t>
      </w:r>
    </w:p>
    <w:p w:rsidR="009E61DC" w:rsidRDefault="009E61DC" w:rsidP="00C162E4">
      <w:pPr>
        <w:pStyle w:val="NormalWeb"/>
        <w:shd w:val="clear" w:color="auto" w:fill="FFFFFF"/>
        <w:spacing w:before="288" w:beforeAutospacing="0" w:after="288" w:afterAutospacing="0" w:line="384" w:lineRule="atLeast"/>
        <w:jc w:val="center"/>
        <w:rPr>
          <w:rFonts w:ascii="Helvetica" w:hAnsi="Helvetica"/>
          <w:sz w:val="23"/>
          <w:szCs w:val="23"/>
        </w:rPr>
      </w:pPr>
      <w:r>
        <w:rPr>
          <w:rFonts w:ascii="Helvetica" w:hAnsi="Helvetica"/>
          <w:noProof/>
          <w:sz w:val="23"/>
          <w:szCs w:val="23"/>
        </w:rPr>
        <w:drawing>
          <wp:inline distT="0" distB="0" distL="0" distR="0">
            <wp:extent cx="3632200" cy="2724150"/>
            <wp:effectExtent l="0" t="0" r="6350" b="0"/>
            <wp:docPr id="64" name="Picture 64" descr="https://eagle705.github.io/img/markdown-img-paste-2019122023564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eagle705.github.io/img/markdown-img-paste-2019122023564326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2200" cy="2724150"/>
                    </a:xfrm>
                    <a:prstGeom prst="rect">
                      <a:avLst/>
                    </a:prstGeom>
                    <a:noFill/>
                    <a:ln>
                      <a:noFill/>
                    </a:ln>
                  </pic:spPr>
                </pic:pic>
              </a:graphicData>
            </a:graphic>
          </wp:inline>
        </w:drawing>
      </w:r>
    </w:p>
    <w:p w:rsidR="009E61DC" w:rsidRPr="00314008" w:rsidRDefault="009E61DC" w:rsidP="009E61DC">
      <w:pPr>
        <w:numPr>
          <w:ilvl w:val="0"/>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Generating a question when passage and answer are given</w:t>
      </w:r>
    </w:p>
    <w:p w:rsidR="009E61DC" w:rsidRPr="00314008" w:rsidRDefault="009E61DC" w:rsidP="009E61DC">
      <w:pPr>
        <w:numPr>
          <w:ilvl w:val="0"/>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Solved as seq2seq problem</w:t>
      </w:r>
    </w:p>
    <w:p w:rsidR="009E61DC" w:rsidRPr="00314008" w:rsidRDefault="009E61DC" w:rsidP="009E61DC">
      <w:pPr>
        <w:numPr>
          <w:ilvl w:val="1"/>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1st </w:t>
      </w:r>
      <w:proofErr w:type="spellStart"/>
      <w:r w:rsidRPr="00314008">
        <w:rPr>
          <w:rFonts w:ascii="Helvetica" w:hAnsi="Helvetica"/>
          <w:sz w:val="28"/>
          <w:szCs w:val="28"/>
        </w:rPr>
        <w:t>seg</w:t>
      </w:r>
      <w:proofErr w:type="spellEnd"/>
      <w:r w:rsidRPr="00314008">
        <w:rPr>
          <w:rFonts w:ascii="Helvetica" w:hAnsi="Helvetica"/>
          <w:sz w:val="28"/>
          <w:szCs w:val="28"/>
        </w:rPr>
        <w:t>: input passage + answer</w:t>
      </w:r>
    </w:p>
    <w:p w:rsidR="009E61DC" w:rsidRPr="00314008" w:rsidRDefault="009E61DC" w:rsidP="009E61DC">
      <w:pPr>
        <w:numPr>
          <w:ilvl w:val="1"/>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2nd </w:t>
      </w:r>
      <w:proofErr w:type="spellStart"/>
      <w:r w:rsidRPr="00314008">
        <w:rPr>
          <w:rFonts w:ascii="Helvetica" w:hAnsi="Helvetica"/>
          <w:sz w:val="28"/>
          <w:szCs w:val="28"/>
        </w:rPr>
        <w:t>seg</w:t>
      </w:r>
      <w:proofErr w:type="spellEnd"/>
      <w:r w:rsidRPr="00314008">
        <w:rPr>
          <w:rFonts w:ascii="Helvetica" w:hAnsi="Helvetica"/>
          <w:sz w:val="28"/>
          <w:szCs w:val="28"/>
        </w:rPr>
        <w:t>: generated question</w:t>
      </w:r>
    </w:p>
    <w:p w:rsidR="009E61DC" w:rsidRPr="00314008" w:rsidRDefault="009E61DC" w:rsidP="009E61DC">
      <w:pPr>
        <w:numPr>
          <w:ilvl w:val="0"/>
          <w:numId w:val="28"/>
        </w:numPr>
        <w:shd w:val="clear" w:color="auto" w:fill="FFFFFF"/>
        <w:spacing w:before="100" w:beforeAutospacing="1" w:after="100" w:afterAutospacing="1" w:line="240" w:lineRule="auto"/>
        <w:rPr>
          <w:rFonts w:ascii="Helvetica" w:hAnsi="Helvetica"/>
          <w:sz w:val="28"/>
          <w:szCs w:val="28"/>
        </w:rPr>
      </w:pPr>
      <w:proofErr w:type="spellStart"/>
      <w:r w:rsidRPr="00314008">
        <w:rPr>
          <w:rFonts w:ascii="Helvetica" w:hAnsi="Helvetica"/>
          <w:sz w:val="28"/>
          <w:szCs w:val="28"/>
        </w:rPr>
        <w:t>SQuAD</w:t>
      </w:r>
      <w:proofErr w:type="spellEnd"/>
      <w:r w:rsidRPr="00314008">
        <w:rPr>
          <w:rFonts w:ascii="Helvetica" w:hAnsi="Helvetica"/>
          <w:sz w:val="28"/>
          <w:szCs w:val="28"/>
        </w:rPr>
        <w:t xml:space="preserve"> 1.1 dataset is used as evaluation set</w:t>
      </w:r>
    </w:p>
    <w:p w:rsidR="009E61DC" w:rsidRPr="00314008" w:rsidRDefault="009E61DC" w:rsidP="009E61DC">
      <w:pPr>
        <w:numPr>
          <w:ilvl w:val="0"/>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As in the previous study, the original training set is divided into training and test sets, and the original dev set is left as it is.</w:t>
      </w:r>
    </w:p>
    <w:p w:rsidR="009E61DC" w:rsidRPr="00314008" w:rsidRDefault="009E61DC" w:rsidP="009E61DC">
      <w:pPr>
        <w:numPr>
          <w:ilvl w:val="0"/>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hyper </w:t>
      </w:r>
      <w:proofErr w:type="spellStart"/>
      <w:r w:rsidRPr="00314008">
        <w:rPr>
          <w:rFonts w:ascii="Helvetica" w:hAnsi="Helvetica"/>
          <w:sz w:val="28"/>
          <w:szCs w:val="28"/>
        </w:rPr>
        <w:t>params</w:t>
      </w:r>
      <w:proofErr w:type="spellEnd"/>
      <w:r w:rsidRPr="00314008">
        <w:rPr>
          <w:rFonts w:ascii="Helvetica" w:hAnsi="Helvetica"/>
          <w:sz w:val="28"/>
          <w:szCs w:val="28"/>
        </w:rPr>
        <w:t>:</w:t>
      </w:r>
    </w:p>
    <w:p w:rsidR="009E61DC" w:rsidRPr="00314008" w:rsidRDefault="009E61DC" w:rsidP="009E61DC">
      <w:pPr>
        <w:numPr>
          <w:ilvl w:val="1"/>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epoch: 10</w:t>
      </w:r>
    </w:p>
    <w:p w:rsidR="009E61DC" w:rsidRPr="00314008" w:rsidRDefault="009E61DC" w:rsidP="009E61DC">
      <w:pPr>
        <w:numPr>
          <w:ilvl w:val="1"/>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batch size: 32</w:t>
      </w:r>
    </w:p>
    <w:p w:rsidR="009E61DC" w:rsidRPr="00314008" w:rsidRDefault="009E61DC" w:rsidP="009E61DC">
      <w:pPr>
        <w:numPr>
          <w:ilvl w:val="1"/>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t xml:space="preserve">mask </w:t>
      </w:r>
      <w:proofErr w:type="spellStart"/>
      <w:r w:rsidRPr="00314008">
        <w:rPr>
          <w:rFonts w:ascii="Helvetica" w:hAnsi="Helvetica"/>
          <w:sz w:val="28"/>
          <w:szCs w:val="28"/>
        </w:rPr>
        <w:t>prob</w:t>
      </w:r>
      <w:proofErr w:type="spellEnd"/>
      <w:r w:rsidRPr="00314008">
        <w:rPr>
          <w:rFonts w:ascii="Helvetica" w:hAnsi="Helvetica"/>
          <w:sz w:val="28"/>
          <w:szCs w:val="28"/>
        </w:rPr>
        <w:t>: 0.7</w:t>
      </w:r>
    </w:p>
    <w:p w:rsidR="009E61DC" w:rsidRPr="00314008" w:rsidRDefault="009E61DC" w:rsidP="009E61DC">
      <w:pPr>
        <w:numPr>
          <w:ilvl w:val="1"/>
          <w:numId w:val="28"/>
        </w:numPr>
        <w:shd w:val="clear" w:color="auto" w:fill="FFFFFF"/>
        <w:spacing w:before="100" w:beforeAutospacing="1" w:after="100" w:afterAutospacing="1" w:line="240" w:lineRule="auto"/>
        <w:rPr>
          <w:rFonts w:ascii="Helvetica" w:hAnsi="Helvetica"/>
          <w:sz w:val="28"/>
          <w:szCs w:val="28"/>
        </w:rPr>
      </w:pPr>
      <w:proofErr w:type="spellStart"/>
      <w:r w:rsidRPr="00314008">
        <w:rPr>
          <w:rFonts w:ascii="Helvetica" w:hAnsi="Helvetica"/>
          <w:sz w:val="28"/>
          <w:szCs w:val="28"/>
        </w:rPr>
        <w:t>lr</w:t>
      </w:r>
      <w:proofErr w:type="spellEnd"/>
      <w:r w:rsidRPr="00314008">
        <w:rPr>
          <w:rFonts w:ascii="Helvetica" w:hAnsi="Helvetica"/>
          <w:sz w:val="28"/>
          <w:szCs w:val="28"/>
        </w:rPr>
        <w:t>: 2e-5</w:t>
      </w:r>
    </w:p>
    <w:p w:rsidR="009E61DC" w:rsidRPr="00314008" w:rsidRDefault="009E61DC" w:rsidP="009E61DC">
      <w:pPr>
        <w:numPr>
          <w:ilvl w:val="1"/>
          <w:numId w:val="28"/>
        </w:numPr>
        <w:shd w:val="clear" w:color="auto" w:fill="FFFFFF"/>
        <w:spacing w:before="100" w:beforeAutospacing="1" w:after="100" w:afterAutospacing="1" w:line="240" w:lineRule="auto"/>
        <w:rPr>
          <w:rFonts w:ascii="Helvetica" w:hAnsi="Helvetica"/>
          <w:sz w:val="28"/>
          <w:szCs w:val="28"/>
        </w:rPr>
      </w:pPr>
      <w:r w:rsidRPr="00314008">
        <w:rPr>
          <w:rFonts w:ascii="Helvetica" w:hAnsi="Helvetica"/>
          <w:sz w:val="28"/>
          <w:szCs w:val="28"/>
        </w:rPr>
        <w:lastRenderedPageBreak/>
        <w:t>label smoothing: 0.1</w:t>
      </w:r>
    </w:p>
    <w:p w:rsidR="009E61DC" w:rsidRPr="00314008" w:rsidRDefault="009E61DC" w:rsidP="009E61DC">
      <w:pPr>
        <w:pStyle w:val="Heading6"/>
        <w:shd w:val="clear" w:color="auto" w:fill="FFFFFF"/>
        <w:rPr>
          <w:rFonts w:ascii="Helvetica" w:hAnsi="Helvetica"/>
          <w:b/>
          <w:bCs/>
          <w:caps/>
          <w:sz w:val="36"/>
          <w:szCs w:val="36"/>
        </w:rPr>
      </w:pPr>
      <w:r w:rsidRPr="00314008">
        <w:rPr>
          <w:rFonts w:ascii="Helvetica" w:hAnsi="Helvetica"/>
          <w:b/>
          <w:bCs/>
          <w:caps/>
          <w:color w:val="000000" w:themeColor="text1"/>
          <w:sz w:val="36"/>
          <w:szCs w:val="36"/>
        </w:rPr>
        <w:t>GENERATED QUESTIONS IMPROVE QA</w:t>
      </w:r>
    </w:p>
    <w:p w:rsidR="009E61DC" w:rsidRDefault="009E61DC" w:rsidP="00C162E4">
      <w:pPr>
        <w:pStyle w:val="NormalWeb"/>
        <w:shd w:val="clear" w:color="auto" w:fill="FFFFFF"/>
        <w:spacing w:before="288" w:beforeAutospacing="0" w:after="288" w:afterAutospacing="0" w:line="384" w:lineRule="atLeast"/>
        <w:jc w:val="center"/>
        <w:rPr>
          <w:rFonts w:ascii="Helvetica" w:hAnsi="Helvetica"/>
          <w:sz w:val="23"/>
          <w:szCs w:val="23"/>
        </w:rPr>
      </w:pPr>
      <w:r>
        <w:rPr>
          <w:rFonts w:ascii="Helvetica" w:hAnsi="Helvetica"/>
          <w:noProof/>
          <w:sz w:val="23"/>
          <w:szCs w:val="23"/>
        </w:rPr>
        <w:drawing>
          <wp:inline distT="0" distB="0" distL="0" distR="0">
            <wp:extent cx="3467100" cy="2600325"/>
            <wp:effectExtent l="0" t="0" r="0" b="9525"/>
            <wp:docPr id="63" name="Picture 63" descr="https://eagle705.github.io/img/markdown-img-paste-20191221000237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eagle705.github.io/img/markdown-img-paste-2019122100023759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7100" cy="2600325"/>
                    </a:xfrm>
                    <a:prstGeom prst="rect">
                      <a:avLst/>
                    </a:prstGeom>
                    <a:noFill/>
                    <a:ln>
                      <a:noFill/>
                    </a:ln>
                  </pic:spPr>
                </pic:pic>
              </a:graphicData>
            </a:graphic>
          </wp:inline>
        </w:drawing>
      </w:r>
    </w:p>
    <w:p w:rsidR="009E61DC" w:rsidRDefault="009E61DC" w:rsidP="009E61DC">
      <w:pPr>
        <w:numPr>
          <w:ilvl w:val="0"/>
          <w:numId w:val="29"/>
        </w:numPr>
        <w:shd w:val="clear" w:color="auto" w:fill="FFFFFF"/>
        <w:spacing w:before="100" w:beforeAutospacing="1" w:after="100" w:afterAutospacing="1" w:line="240" w:lineRule="auto"/>
        <w:rPr>
          <w:rFonts w:ascii="Helvetica" w:hAnsi="Helvetica"/>
          <w:sz w:val="23"/>
          <w:szCs w:val="23"/>
        </w:rPr>
      </w:pPr>
      <w:r>
        <w:rPr>
          <w:rFonts w:ascii="Helvetica" w:hAnsi="Helvetica"/>
          <w:sz w:val="23"/>
          <w:szCs w:val="23"/>
        </w:rPr>
        <w:t>Creating a question with the question generation model (data augmentation) and learning again improves the performance of the existing question answering model.</w:t>
      </w: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9E61DC" w:rsidRDefault="009E61DC" w:rsidP="009E61DC">
      <w:pPr>
        <w:pStyle w:val="ListParagraph"/>
        <w:rPr>
          <w:rFonts w:asciiTheme="majorBidi" w:hAnsiTheme="majorBidi" w:cstheme="majorBidi"/>
          <w:sz w:val="28"/>
          <w:szCs w:val="28"/>
        </w:rPr>
      </w:pPr>
    </w:p>
    <w:p w:rsidR="00C162E4" w:rsidRDefault="00C162E4" w:rsidP="009E61DC">
      <w:pPr>
        <w:pStyle w:val="ListParagraph"/>
        <w:rPr>
          <w:rFonts w:asciiTheme="majorBidi" w:hAnsiTheme="majorBidi" w:cstheme="majorBidi"/>
          <w:sz w:val="28"/>
          <w:szCs w:val="28"/>
        </w:rPr>
      </w:pPr>
    </w:p>
    <w:p w:rsidR="00314008" w:rsidRDefault="00314008" w:rsidP="009E61DC">
      <w:pPr>
        <w:pStyle w:val="ListParagraph"/>
        <w:rPr>
          <w:rFonts w:asciiTheme="majorBidi" w:hAnsiTheme="majorBidi" w:cstheme="majorBidi"/>
          <w:sz w:val="28"/>
          <w:szCs w:val="28"/>
        </w:rPr>
      </w:pPr>
    </w:p>
    <w:p w:rsidR="00314008" w:rsidRDefault="00314008" w:rsidP="009E61DC">
      <w:pPr>
        <w:pStyle w:val="ListParagraph"/>
        <w:rPr>
          <w:rFonts w:asciiTheme="majorBidi" w:hAnsiTheme="majorBidi" w:cstheme="majorBidi"/>
          <w:sz w:val="28"/>
          <w:szCs w:val="28"/>
        </w:rPr>
      </w:pPr>
    </w:p>
    <w:p w:rsidR="00314008" w:rsidRDefault="00314008" w:rsidP="009E61DC">
      <w:pPr>
        <w:pStyle w:val="ListParagraph"/>
        <w:rPr>
          <w:rFonts w:asciiTheme="majorBidi" w:hAnsiTheme="majorBidi" w:cstheme="majorBidi"/>
          <w:sz w:val="28"/>
          <w:szCs w:val="28"/>
        </w:rPr>
      </w:pPr>
    </w:p>
    <w:p w:rsidR="00E52A66" w:rsidRPr="00A5413B" w:rsidRDefault="00EB6663" w:rsidP="009E61DC">
      <w:pPr>
        <w:pStyle w:val="ListParagraph"/>
        <w:rPr>
          <w:rFonts w:asciiTheme="majorBidi" w:hAnsiTheme="majorBidi" w:cstheme="majorBidi"/>
          <w:sz w:val="28"/>
          <w:szCs w:val="28"/>
        </w:rPr>
      </w:pPr>
      <w:r w:rsidRPr="00A5413B">
        <w:rPr>
          <w:rFonts w:asciiTheme="majorBidi" w:hAnsiTheme="majorBidi" w:cstheme="majorBidi"/>
          <w:sz w:val="28"/>
          <w:szCs w:val="28"/>
        </w:rPr>
        <w:lastRenderedPageBreak/>
        <w:t>Reference</w:t>
      </w:r>
    </w:p>
    <w:p w:rsidR="00EB6663" w:rsidRPr="00A5413B" w:rsidRDefault="00E52A66" w:rsidP="00E52A66">
      <w:pPr>
        <w:pStyle w:val="ListParagraph"/>
        <w:numPr>
          <w:ilvl w:val="0"/>
          <w:numId w:val="2"/>
        </w:numPr>
        <w:rPr>
          <w:rFonts w:asciiTheme="majorBidi" w:hAnsiTheme="majorBidi" w:cstheme="majorBidi"/>
          <w:sz w:val="28"/>
          <w:szCs w:val="28"/>
        </w:rPr>
      </w:pPr>
      <w:r w:rsidRPr="00A5413B">
        <w:rPr>
          <w:rStyle w:val="fontstyle01"/>
          <w:rFonts w:asciiTheme="majorBidi" w:hAnsiTheme="majorBidi" w:cstheme="majorBidi"/>
          <w:sz w:val="28"/>
          <w:szCs w:val="28"/>
        </w:rPr>
        <w:t xml:space="preserve">Iulian Vlad </w:t>
      </w:r>
      <w:proofErr w:type="spellStart"/>
      <w:r w:rsidRPr="00A5413B">
        <w:rPr>
          <w:rStyle w:val="fontstyle01"/>
          <w:rFonts w:asciiTheme="majorBidi" w:hAnsiTheme="majorBidi" w:cstheme="majorBidi"/>
          <w:sz w:val="28"/>
          <w:szCs w:val="28"/>
        </w:rPr>
        <w:t>Serban</w:t>
      </w:r>
      <w:proofErr w:type="spellEnd"/>
      <w:r w:rsidRPr="00A5413B">
        <w:rPr>
          <w:rStyle w:val="fontstyle01"/>
          <w:rFonts w:asciiTheme="majorBidi" w:hAnsiTheme="majorBidi" w:cstheme="majorBidi"/>
          <w:sz w:val="28"/>
          <w:szCs w:val="28"/>
        </w:rPr>
        <w:t xml:space="preserve">, Alberto </w:t>
      </w:r>
      <w:proofErr w:type="spellStart"/>
      <w:r w:rsidRPr="00A5413B">
        <w:rPr>
          <w:rStyle w:val="fontstyle01"/>
          <w:rFonts w:asciiTheme="majorBidi" w:hAnsiTheme="majorBidi" w:cstheme="majorBidi"/>
          <w:sz w:val="28"/>
          <w:szCs w:val="28"/>
        </w:rPr>
        <w:t>Garc´ıa</w:t>
      </w:r>
      <w:proofErr w:type="spellEnd"/>
      <w:r w:rsidRPr="00A5413B">
        <w:rPr>
          <w:rStyle w:val="fontstyle01"/>
          <w:rFonts w:asciiTheme="majorBidi" w:hAnsiTheme="majorBidi" w:cstheme="majorBidi"/>
          <w:sz w:val="28"/>
          <w:szCs w:val="28"/>
        </w:rPr>
        <w:t xml:space="preserve">-Duran, </w:t>
      </w:r>
      <w:proofErr w:type="spellStart"/>
      <w:r w:rsidRPr="00A5413B">
        <w:rPr>
          <w:rStyle w:val="fontstyle01"/>
          <w:rFonts w:asciiTheme="majorBidi" w:hAnsiTheme="majorBidi" w:cstheme="majorBidi"/>
          <w:sz w:val="28"/>
          <w:szCs w:val="28"/>
        </w:rPr>
        <w:t>Caglar</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Gulcehre</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Sungjin</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Ahn</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Sarath</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Chandar</w:t>
      </w:r>
      <w:proofErr w:type="spellEnd"/>
      <w:r w:rsidRPr="00A5413B">
        <w:rPr>
          <w:rStyle w:val="fontstyle01"/>
          <w:rFonts w:asciiTheme="majorBidi" w:hAnsiTheme="majorBidi" w:cstheme="majorBidi"/>
          <w:sz w:val="28"/>
          <w:szCs w:val="28"/>
        </w:rPr>
        <w:t>, Aaron</w:t>
      </w:r>
      <w:r w:rsidRPr="00A5413B">
        <w:rPr>
          <w:rFonts w:asciiTheme="majorBidi" w:hAnsiTheme="majorBidi" w:cstheme="majorBidi"/>
          <w:color w:val="000000"/>
          <w:sz w:val="28"/>
          <w:szCs w:val="28"/>
        </w:rPr>
        <w:t xml:space="preserve"> </w:t>
      </w:r>
      <w:proofErr w:type="spellStart"/>
      <w:r w:rsidRPr="00A5413B">
        <w:rPr>
          <w:rStyle w:val="fontstyle01"/>
          <w:rFonts w:asciiTheme="majorBidi" w:hAnsiTheme="majorBidi" w:cstheme="majorBidi"/>
          <w:sz w:val="28"/>
          <w:szCs w:val="28"/>
        </w:rPr>
        <w:t>Courville</w:t>
      </w:r>
      <w:proofErr w:type="spellEnd"/>
      <w:r w:rsidRPr="00A5413B">
        <w:rPr>
          <w:rStyle w:val="fontstyle01"/>
          <w:rFonts w:asciiTheme="majorBidi" w:hAnsiTheme="majorBidi" w:cstheme="majorBidi"/>
          <w:sz w:val="28"/>
          <w:szCs w:val="28"/>
        </w:rPr>
        <w:t xml:space="preserve">, and </w:t>
      </w:r>
      <w:proofErr w:type="spellStart"/>
      <w:r w:rsidRPr="00A5413B">
        <w:rPr>
          <w:rStyle w:val="fontstyle01"/>
          <w:rFonts w:asciiTheme="majorBidi" w:hAnsiTheme="majorBidi" w:cstheme="majorBidi"/>
          <w:sz w:val="28"/>
          <w:szCs w:val="28"/>
        </w:rPr>
        <w:t>Yoshua</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Bengio</w:t>
      </w:r>
      <w:proofErr w:type="spellEnd"/>
      <w:r w:rsidRPr="00A5413B">
        <w:rPr>
          <w:rStyle w:val="fontstyle01"/>
          <w:rFonts w:asciiTheme="majorBidi" w:hAnsiTheme="majorBidi" w:cstheme="majorBidi"/>
          <w:sz w:val="28"/>
          <w:szCs w:val="28"/>
        </w:rPr>
        <w:t>. 2016. Generating</w:t>
      </w:r>
      <w:r w:rsidRPr="00A5413B">
        <w:rPr>
          <w:rFonts w:asciiTheme="majorBidi" w:hAnsiTheme="majorBidi" w:cstheme="majorBidi"/>
          <w:color w:val="000000"/>
          <w:sz w:val="28"/>
          <w:szCs w:val="28"/>
        </w:rPr>
        <w:br/>
      </w:r>
      <w:r w:rsidRPr="00A5413B">
        <w:rPr>
          <w:rStyle w:val="fontstyle01"/>
          <w:rFonts w:asciiTheme="majorBidi" w:hAnsiTheme="majorBidi" w:cstheme="majorBidi"/>
          <w:sz w:val="28"/>
          <w:szCs w:val="28"/>
        </w:rPr>
        <w:t>factoid questions with recurrent neural networks:</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The 30m factoid question-answer corpus. In </w:t>
      </w:r>
      <w:r w:rsidRPr="00A5413B">
        <w:rPr>
          <w:rStyle w:val="fontstyle21"/>
          <w:rFonts w:asciiTheme="majorBidi" w:hAnsiTheme="majorBidi" w:cstheme="majorBidi"/>
          <w:sz w:val="28"/>
          <w:szCs w:val="28"/>
        </w:rPr>
        <w:t>Proceedings of the 54th Annual Meeting of the Association for Computational Linguistics (Volume 1: Long</w:t>
      </w:r>
      <w:r w:rsidRPr="00A5413B">
        <w:rPr>
          <w:rFonts w:asciiTheme="majorBidi" w:hAnsiTheme="majorBidi" w:cstheme="majorBidi"/>
          <w:i/>
          <w:iCs/>
          <w:color w:val="000000"/>
          <w:sz w:val="28"/>
          <w:szCs w:val="28"/>
        </w:rPr>
        <w:br/>
      </w:r>
      <w:r w:rsidRPr="00A5413B">
        <w:rPr>
          <w:rStyle w:val="fontstyle21"/>
          <w:rFonts w:asciiTheme="majorBidi" w:hAnsiTheme="majorBidi" w:cstheme="majorBidi"/>
          <w:sz w:val="28"/>
          <w:szCs w:val="28"/>
        </w:rPr>
        <w:t>Papers)</w:t>
      </w:r>
      <w:r w:rsidRPr="00A5413B">
        <w:rPr>
          <w:rStyle w:val="fontstyle01"/>
          <w:rFonts w:asciiTheme="majorBidi" w:hAnsiTheme="majorBidi" w:cstheme="majorBidi"/>
          <w:sz w:val="28"/>
          <w:szCs w:val="28"/>
        </w:rPr>
        <w:t>. Association for Computational Linguistics,</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Berlin, Germany, pages 588–598.</w:t>
      </w:r>
      <w:r w:rsidR="00EB6663" w:rsidRPr="00A5413B">
        <w:rPr>
          <w:rFonts w:asciiTheme="majorBidi" w:hAnsiTheme="majorBidi" w:cstheme="majorBidi"/>
          <w:sz w:val="28"/>
          <w:szCs w:val="28"/>
        </w:rPr>
        <w:t xml:space="preserve"> </w:t>
      </w:r>
    </w:p>
    <w:p w:rsidR="00E52A66" w:rsidRPr="00A5413B" w:rsidRDefault="00E52A66" w:rsidP="00E52A66">
      <w:pPr>
        <w:pStyle w:val="ListParagraph"/>
        <w:numPr>
          <w:ilvl w:val="0"/>
          <w:numId w:val="2"/>
        </w:numPr>
        <w:rPr>
          <w:rStyle w:val="fontstyle01"/>
          <w:rFonts w:asciiTheme="majorBidi" w:hAnsiTheme="majorBidi" w:cstheme="majorBidi"/>
          <w:color w:val="auto"/>
          <w:sz w:val="28"/>
          <w:szCs w:val="28"/>
        </w:rPr>
      </w:pPr>
      <w:r w:rsidRPr="00A5413B">
        <w:rPr>
          <w:rStyle w:val="fontstyle01"/>
          <w:rFonts w:asciiTheme="majorBidi" w:hAnsiTheme="majorBidi" w:cstheme="majorBidi"/>
          <w:sz w:val="28"/>
          <w:szCs w:val="28"/>
        </w:rPr>
        <w:t xml:space="preserve">Michael </w:t>
      </w:r>
      <w:proofErr w:type="spellStart"/>
      <w:r w:rsidRPr="00A5413B">
        <w:rPr>
          <w:rStyle w:val="fontstyle01"/>
          <w:rFonts w:asciiTheme="majorBidi" w:hAnsiTheme="majorBidi" w:cstheme="majorBidi"/>
          <w:sz w:val="28"/>
          <w:szCs w:val="28"/>
        </w:rPr>
        <w:t>Heilman</w:t>
      </w:r>
      <w:proofErr w:type="spellEnd"/>
      <w:r w:rsidRPr="00A5413B">
        <w:rPr>
          <w:rStyle w:val="fontstyle01"/>
          <w:rFonts w:asciiTheme="majorBidi" w:hAnsiTheme="majorBidi" w:cstheme="majorBidi"/>
          <w:sz w:val="28"/>
          <w:szCs w:val="28"/>
        </w:rPr>
        <w:t xml:space="preserve">. 2011. </w:t>
      </w:r>
      <w:r w:rsidRPr="00A5413B">
        <w:rPr>
          <w:rStyle w:val="fontstyle21"/>
          <w:rFonts w:asciiTheme="majorBidi" w:hAnsiTheme="majorBidi" w:cstheme="majorBidi"/>
          <w:sz w:val="28"/>
          <w:szCs w:val="28"/>
        </w:rPr>
        <w:t>Automatic factual question</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sz w:val="28"/>
          <w:szCs w:val="28"/>
        </w:rPr>
        <w:t>generation from text</w:t>
      </w:r>
      <w:r w:rsidRPr="00A5413B">
        <w:rPr>
          <w:rStyle w:val="fontstyle01"/>
          <w:rFonts w:asciiTheme="majorBidi" w:hAnsiTheme="majorBidi" w:cstheme="majorBidi"/>
          <w:sz w:val="28"/>
          <w:szCs w:val="28"/>
        </w:rPr>
        <w:t>. Ph.D. thesis, Carnegie Mellon</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University</w:t>
      </w:r>
      <w:r w:rsidRPr="00A5413B">
        <w:rPr>
          <w:rStyle w:val="fontstyle01"/>
          <w:rFonts w:asciiTheme="majorBidi" w:hAnsiTheme="majorBidi" w:cstheme="majorBidi"/>
        </w:rPr>
        <w:t>.</w:t>
      </w:r>
    </w:p>
    <w:p w:rsidR="00E52A66" w:rsidRPr="00A5413B" w:rsidRDefault="00E52A66" w:rsidP="00E52A66">
      <w:pPr>
        <w:pStyle w:val="ListParagraph"/>
        <w:numPr>
          <w:ilvl w:val="0"/>
          <w:numId w:val="2"/>
        </w:numPr>
        <w:rPr>
          <w:rStyle w:val="fontstyle01"/>
          <w:rFonts w:asciiTheme="majorBidi" w:hAnsiTheme="majorBidi" w:cstheme="majorBidi"/>
          <w:color w:val="auto"/>
          <w:sz w:val="28"/>
          <w:szCs w:val="28"/>
        </w:rPr>
      </w:pPr>
      <w:proofErr w:type="spellStart"/>
      <w:r w:rsidRPr="00A5413B">
        <w:rPr>
          <w:rStyle w:val="fontstyle01"/>
          <w:rFonts w:asciiTheme="majorBidi" w:hAnsiTheme="majorBidi" w:cstheme="majorBidi"/>
          <w:sz w:val="28"/>
          <w:szCs w:val="28"/>
        </w:rPr>
        <w:t>Yllias</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Chali</w:t>
      </w:r>
      <w:proofErr w:type="spellEnd"/>
      <w:r w:rsidRPr="00A5413B">
        <w:rPr>
          <w:rStyle w:val="fontstyle01"/>
          <w:rFonts w:asciiTheme="majorBidi" w:hAnsiTheme="majorBidi" w:cstheme="majorBidi"/>
          <w:sz w:val="28"/>
          <w:szCs w:val="28"/>
        </w:rPr>
        <w:t xml:space="preserve"> and </w:t>
      </w:r>
      <w:proofErr w:type="spellStart"/>
      <w:r w:rsidRPr="00A5413B">
        <w:rPr>
          <w:rStyle w:val="fontstyle01"/>
          <w:rFonts w:asciiTheme="majorBidi" w:hAnsiTheme="majorBidi" w:cstheme="majorBidi"/>
          <w:sz w:val="28"/>
          <w:szCs w:val="28"/>
        </w:rPr>
        <w:t>Sadid</w:t>
      </w:r>
      <w:proofErr w:type="spellEnd"/>
      <w:r w:rsidRPr="00A5413B">
        <w:rPr>
          <w:rStyle w:val="fontstyle01"/>
          <w:rFonts w:asciiTheme="majorBidi" w:hAnsiTheme="majorBidi" w:cstheme="majorBidi"/>
          <w:sz w:val="28"/>
          <w:szCs w:val="28"/>
        </w:rPr>
        <w:t xml:space="preserve"> A. Hasan. 2015. Towards </w:t>
      </w:r>
      <w:proofErr w:type="spellStart"/>
      <w:r w:rsidRPr="00A5413B">
        <w:rPr>
          <w:rStyle w:val="fontstyle01"/>
          <w:rFonts w:asciiTheme="majorBidi" w:hAnsiTheme="majorBidi" w:cstheme="majorBidi"/>
          <w:sz w:val="28"/>
          <w:szCs w:val="28"/>
        </w:rPr>
        <w:t>topicto</w:t>
      </w:r>
      <w:proofErr w:type="spellEnd"/>
      <w:r w:rsidRPr="00A5413B">
        <w:rPr>
          <w:rStyle w:val="fontstyle01"/>
          <w:rFonts w:asciiTheme="majorBidi" w:hAnsiTheme="majorBidi" w:cstheme="majorBidi"/>
          <w:sz w:val="28"/>
          <w:szCs w:val="28"/>
        </w:rPr>
        <w:t xml:space="preserve">-question generation. </w:t>
      </w:r>
      <w:proofErr w:type="spellStart"/>
      <w:r w:rsidRPr="00A5413B">
        <w:rPr>
          <w:rStyle w:val="fontstyle21"/>
          <w:rFonts w:asciiTheme="majorBidi" w:hAnsiTheme="majorBidi" w:cstheme="majorBidi"/>
          <w:sz w:val="28"/>
          <w:szCs w:val="28"/>
        </w:rPr>
        <w:t>Comput</w:t>
      </w:r>
      <w:proofErr w:type="spellEnd"/>
      <w:r w:rsidRPr="00A5413B">
        <w:rPr>
          <w:rStyle w:val="fontstyle21"/>
          <w:rFonts w:asciiTheme="majorBidi" w:hAnsiTheme="majorBidi" w:cstheme="majorBidi"/>
          <w:sz w:val="28"/>
          <w:szCs w:val="28"/>
        </w:rPr>
        <w:t xml:space="preserve">. Linguist. </w:t>
      </w:r>
      <w:r w:rsidRPr="00A5413B">
        <w:rPr>
          <w:rStyle w:val="fontstyle01"/>
          <w:rFonts w:asciiTheme="majorBidi" w:hAnsiTheme="majorBidi" w:cstheme="majorBidi"/>
          <w:sz w:val="28"/>
          <w:szCs w:val="28"/>
        </w:rPr>
        <w:t>41(1):1–20</w:t>
      </w:r>
    </w:p>
    <w:p w:rsidR="00E52A66" w:rsidRPr="00A5413B" w:rsidRDefault="00E52A66" w:rsidP="00E52A66">
      <w:pPr>
        <w:pStyle w:val="ListParagraph"/>
        <w:numPr>
          <w:ilvl w:val="0"/>
          <w:numId w:val="2"/>
        </w:numPr>
        <w:rPr>
          <w:rStyle w:val="fontstyle21"/>
          <w:rFonts w:asciiTheme="majorBidi" w:hAnsiTheme="majorBidi" w:cstheme="majorBidi"/>
          <w:i w:val="0"/>
          <w:iCs w:val="0"/>
          <w:color w:val="auto"/>
          <w:sz w:val="28"/>
          <w:szCs w:val="28"/>
        </w:rPr>
      </w:pPr>
      <w:proofErr w:type="spellStart"/>
      <w:r w:rsidRPr="00A5413B">
        <w:rPr>
          <w:rStyle w:val="fontstyle01"/>
          <w:rFonts w:asciiTheme="majorBidi" w:hAnsiTheme="majorBidi" w:cstheme="majorBidi"/>
          <w:sz w:val="28"/>
          <w:szCs w:val="28"/>
        </w:rPr>
        <w:t>Diederik</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Kingma</w:t>
      </w:r>
      <w:proofErr w:type="spellEnd"/>
      <w:r w:rsidRPr="00A5413B">
        <w:rPr>
          <w:rStyle w:val="fontstyle01"/>
          <w:rFonts w:asciiTheme="majorBidi" w:hAnsiTheme="majorBidi" w:cstheme="majorBidi"/>
          <w:sz w:val="28"/>
          <w:szCs w:val="28"/>
        </w:rPr>
        <w:t xml:space="preserve"> and Jimmy Ba. 2015. Adam: A</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method for stochastic optimization. In </w:t>
      </w:r>
      <w:r w:rsidRPr="00A5413B">
        <w:rPr>
          <w:rStyle w:val="fontstyle21"/>
          <w:rFonts w:asciiTheme="majorBidi" w:hAnsiTheme="majorBidi" w:cstheme="majorBidi"/>
          <w:sz w:val="28"/>
          <w:szCs w:val="28"/>
        </w:rPr>
        <w:t>Proceedings</w:t>
      </w:r>
    </w:p>
    <w:p w:rsidR="00E52A66" w:rsidRPr="00290F94" w:rsidRDefault="00E52A66" w:rsidP="00E52A66">
      <w:pPr>
        <w:pStyle w:val="ListParagraph"/>
        <w:numPr>
          <w:ilvl w:val="0"/>
          <w:numId w:val="2"/>
        </w:numPr>
        <w:rPr>
          <w:rStyle w:val="fontstyle01"/>
          <w:rFonts w:asciiTheme="majorBidi" w:hAnsiTheme="majorBidi" w:cstheme="majorBidi"/>
          <w:color w:val="auto"/>
          <w:sz w:val="28"/>
          <w:szCs w:val="28"/>
        </w:rPr>
      </w:pPr>
      <w:proofErr w:type="spellStart"/>
      <w:r w:rsidRPr="00A5413B">
        <w:rPr>
          <w:rStyle w:val="fontstyle01"/>
          <w:rFonts w:asciiTheme="majorBidi" w:hAnsiTheme="majorBidi" w:cstheme="majorBidi"/>
          <w:sz w:val="28"/>
          <w:szCs w:val="28"/>
        </w:rPr>
        <w:t>Dzmitry</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Bahdanau</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Kyunghyun</w:t>
      </w:r>
      <w:proofErr w:type="spellEnd"/>
      <w:r w:rsidRPr="00A5413B">
        <w:rPr>
          <w:rStyle w:val="fontstyle01"/>
          <w:rFonts w:asciiTheme="majorBidi" w:hAnsiTheme="majorBidi" w:cstheme="majorBidi"/>
          <w:sz w:val="28"/>
          <w:szCs w:val="28"/>
        </w:rPr>
        <w:t xml:space="preserve"> Cho, and </w:t>
      </w:r>
      <w:proofErr w:type="spellStart"/>
      <w:r w:rsidRPr="00A5413B">
        <w:rPr>
          <w:rStyle w:val="fontstyle01"/>
          <w:rFonts w:asciiTheme="majorBidi" w:hAnsiTheme="majorBidi" w:cstheme="majorBidi"/>
          <w:sz w:val="28"/>
          <w:szCs w:val="28"/>
        </w:rPr>
        <w:t>Yoshua</w:t>
      </w:r>
      <w:proofErr w:type="spellEnd"/>
      <w:r w:rsidRPr="00A5413B">
        <w:rPr>
          <w:rStyle w:val="fontstyle01"/>
          <w:rFonts w:asciiTheme="majorBidi" w:hAnsiTheme="majorBidi" w:cstheme="majorBidi"/>
          <w:sz w:val="28"/>
          <w:szCs w:val="28"/>
        </w:rPr>
        <w:t xml:space="preserve"> </w:t>
      </w:r>
      <w:proofErr w:type="spellStart"/>
      <w:r w:rsidRPr="00A5413B">
        <w:rPr>
          <w:rStyle w:val="fontstyle01"/>
          <w:rFonts w:asciiTheme="majorBidi" w:hAnsiTheme="majorBidi" w:cstheme="majorBidi"/>
          <w:sz w:val="28"/>
          <w:szCs w:val="28"/>
        </w:rPr>
        <w:t>Bengio</w:t>
      </w:r>
      <w:proofErr w:type="spellEnd"/>
      <w:r w:rsidRPr="00A5413B">
        <w:rPr>
          <w:rStyle w:val="fontstyle01"/>
          <w:rFonts w:asciiTheme="majorBidi" w:hAnsiTheme="majorBidi" w:cstheme="majorBidi"/>
          <w:sz w:val="28"/>
          <w:szCs w:val="28"/>
        </w:rPr>
        <w:t>. 2015. Neural machine translation by jointly</w:t>
      </w:r>
      <w:r w:rsidRPr="00A5413B">
        <w:rPr>
          <w:rFonts w:asciiTheme="majorBidi" w:hAnsiTheme="majorBidi" w:cstheme="majorBidi"/>
          <w:color w:val="000000"/>
          <w:sz w:val="28"/>
          <w:szCs w:val="28"/>
        </w:rPr>
        <w:t xml:space="preserve"> </w:t>
      </w:r>
      <w:r w:rsidRPr="00A5413B">
        <w:rPr>
          <w:rStyle w:val="fontstyle01"/>
          <w:rFonts w:asciiTheme="majorBidi" w:hAnsiTheme="majorBidi" w:cstheme="majorBidi"/>
          <w:sz w:val="28"/>
          <w:szCs w:val="28"/>
        </w:rPr>
        <w:t xml:space="preserve">learning to align and translate. In </w:t>
      </w:r>
      <w:r w:rsidRPr="00A5413B">
        <w:rPr>
          <w:rStyle w:val="fontstyle21"/>
          <w:rFonts w:asciiTheme="majorBidi" w:hAnsiTheme="majorBidi" w:cstheme="majorBidi"/>
          <w:sz w:val="28"/>
          <w:szCs w:val="28"/>
        </w:rPr>
        <w:t>Proceedings of 3</w:t>
      </w:r>
      <w:r w:rsidRPr="00A5413B">
        <w:rPr>
          <w:rStyle w:val="fontstyle21"/>
          <w:rFonts w:asciiTheme="majorBidi" w:hAnsiTheme="majorBidi" w:cstheme="majorBidi"/>
          <w:sz w:val="28"/>
          <w:szCs w:val="28"/>
          <w:vertAlign w:val="superscript"/>
        </w:rPr>
        <w:t>rd</w:t>
      </w:r>
      <w:r w:rsidRPr="00A5413B">
        <w:rPr>
          <w:rFonts w:asciiTheme="majorBidi" w:hAnsiTheme="majorBidi" w:cstheme="majorBidi"/>
          <w:i/>
          <w:iCs/>
          <w:color w:val="000000"/>
          <w:sz w:val="28"/>
          <w:szCs w:val="28"/>
        </w:rPr>
        <w:t xml:space="preserve"> </w:t>
      </w:r>
      <w:r w:rsidRPr="00A5413B">
        <w:rPr>
          <w:rStyle w:val="fontstyle21"/>
          <w:rFonts w:asciiTheme="majorBidi" w:hAnsiTheme="majorBidi" w:cstheme="majorBidi"/>
          <w:sz w:val="28"/>
          <w:szCs w:val="28"/>
        </w:rPr>
        <w:t>International Conference for Learning Representations</w:t>
      </w:r>
      <w:r w:rsidRPr="00A5413B">
        <w:rPr>
          <w:rStyle w:val="fontstyle01"/>
          <w:rFonts w:asciiTheme="majorBidi" w:hAnsiTheme="majorBidi" w:cstheme="majorBidi"/>
          <w:sz w:val="28"/>
          <w:szCs w:val="28"/>
        </w:rPr>
        <w:t>. San Diego</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 Jimmy Lei Ba, Jamie Ryan </w:t>
      </w:r>
      <w:proofErr w:type="spellStart"/>
      <w:r w:rsidRPr="00290F94">
        <w:rPr>
          <w:rFonts w:asciiTheme="majorBidi" w:hAnsiTheme="majorBidi" w:cstheme="majorBidi"/>
          <w:sz w:val="28"/>
          <w:szCs w:val="28"/>
        </w:rPr>
        <w:t>Kiros</w:t>
      </w:r>
      <w:proofErr w:type="spellEnd"/>
      <w:r w:rsidRPr="00290F94">
        <w:rPr>
          <w:rFonts w:asciiTheme="majorBidi" w:hAnsiTheme="majorBidi" w:cstheme="majorBidi"/>
          <w:sz w:val="28"/>
          <w:szCs w:val="28"/>
        </w:rPr>
        <w:t xml:space="preserve">, and Geoffrey E Hinton. Layer normalization.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arXiv:1607.06450,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 </w:t>
      </w:r>
      <w:proofErr w:type="spellStart"/>
      <w:r w:rsidRPr="00290F94">
        <w:rPr>
          <w:rFonts w:asciiTheme="majorBidi" w:hAnsiTheme="majorBidi" w:cstheme="majorBidi"/>
          <w:sz w:val="28"/>
          <w:szCs w:val="28"/>
        </w:rPr>
        <w:t>Dzmitry</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Bahdanau</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Kyunghyun</w:t>
      </w:r>
      <w:proofErr w:type="spellEnd"/>
      <w:r w:rsidRPr="00290F94">
        <w:rPr>
          <w:rFonts w:asciiTheme="majorBidi" w:hAnsiTheme="majorBidi" w:cstheme="majorBidi"/>
          <w:sz w:val="28"/>
          <w:szCs w:val="28"/>
        </w:rPr>
        <w:t xml:space="preserve"> Cho, and </w:t>
      </w:r>
      <w:proofErr w:type="spellStart"/>
      <w:r w:rsidRPr="00290F94">
        <w:rPr>
          <w:rFonts w:asciiTheme="majorBidi" w:hAnsiTheme="majorBidi" w:cstheme="majorBidi"/>
          <w:sz w:val="28"/>
          <w:szCs w:val="28"/>
        </w:rPr>
        <w:t>Yoshua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Bengio</w:t>
      </w:r>
      <w:proofErr w:type="spellEnd"/>
      <w:r w:rsidRPr="00290F94">
        <w:rPr>
          <w:rFonts w:asciiTheme="majorBidi" w:hAnsiTheme="majorBidi" w:cstheme="majorBidi"/>
          <w:sz w:val="28"/>
          <w:szCs w:val="28"/>
        </w:rPr>
        <w:t>. Neural machine translation by jointly</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learning to align and translate. </w:t>
      </w:r>
      <w:proofErr w:type="spellStart"/>
      <w:r w:rsidRPr="00290F94">
        <w:rPr>
          <w:rFonts w:asciiTheme="majorBidi" w:hAnsiTheme="majorBidi" w:cstheme="majorBidi"/>
          <w:sz w:val="28"/>
          <w:szCs w:val="28"/>
        </w:rPr>
        <w:t>CoRR</w:t>
      </w:r>
      <w:proofErr w:type="spellEnd"/>
      <w:r w:rsidRPr="00290F94">
        <w:rPr>
          <w:rFonts w:asciiTheme="majorBidi" w:hAnsiTheme="majorBidi" w:cstheme="majorBidi"/>
          <w:sz w:val="28"/>
          <w:szCs w:val="28"/>
        </w:rPr>
        <w:t>, abs/1409.0473, 2014.</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 Denny </w:t>
      </w:r>
      <w:proofErr w:type="spellStart"/>
      <w:r w:rsidRPr="00290F94">
        <w:rPr>
          <w:rFonts w:asciiTheme="majorBidi" w:hAnsiTheme="majorBidi" w:cstheme="majorBidi"/>
          <w:sz w:val="28"/>
          <w:szCs w:val="28"/>
        </w:rPr>
        <w:t>Britz</w:t>
      </w:r>
      <w:proofErr w:type="spellEnd"/>
      <w:r w:rsidRPr="00290F94">
        <w:rPr>
          <w:rFonts w:asciiTheme="majorBidi" w:hAnsiTheme="majorBidi" w:cstheme="majorBidi"/>
          <w:sz w:val="28"/>
          <w:szCs w:val="28"/>
        </w:rPr>
        <w:t xml:space="preserve">, Anna Goldie, Minh-Thang Luong, and </w:t>
      </w:r>
      <w:proofErr w:type="spellStart"/>
      <w:r w:rsidRPr="00290F94">
        <w:rPr>
          <w:rFonts w:asciiTheme="majorBidi" w:hAnsiTheme="majorBidi" w:cstheme="majorBidi"/>
          <w:sz w:val="28"/>
          <w:szCs w:val="28"/>
        </w:rPr>
        <w:t>Quoc</w:t>
      </w:r>
      <w:proofErr w:type="spellEnd"/>
      <w:r w:rsidRPr="00290F94">
        <w:rPr>
          <w:rFonts w:asciiTheme="majorBidi" w:hAnsiTheme="majorBidi" w:cstheme="majorBidi"/>
          <w:sz w:val="28"/>
          <w:szCs w:val="28"/>
        </w:rPr>
        <w:t xml:space="preserve"> V. Le. Massive exploration of neural</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machine translation architectures. </w:t>
      </w:r>
      <w:proofErr w:type="spellStart"/>
      <w:r w:rsidRPr="00290F94">
        <w:rPr>
          <w:rFonts w:asciiTheme="majorBidi" w:hAnsiTheme="majorBidi" w:cstheme="majorBidi"/>
          <w:sz w:val="28"/>
          <w:szCs w:val="28"/>
        </w:rPr>
        <w:t>CoRR</w:t>
      </w:r>
      <w:proofErr w:type="spellEnd"/>
      <w:r w:rsidRPr="00290F94">
        <w:rPr>
          <w:rFonts w:asciiTheme="majorBidi" w:hAnsiTheme="majorBidi" w:cstheme="majorBidi"/>
          <w:sz w:val="28"/>
          <w:szCs w:val="28"/>
        </w:rPr>
        <w:t>, abs/1703.03906, 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[4] </w:t>
      </w:r>
      <w:proofErr w:type="spellStart"/>
      <w:r w:rsidRPr="00290F94">
        <w:rPr>
          <w:rFonts w:asciiTheme="majorBidi" w:hAnsiTheme="majorBidi" w:cstheme="majorBidi"/>
          <w:sz w:val="28"/>
          <w:szCs w:val="28"/>
        </w:rPr>
        <w:t>Jianpeng</w:t>
      </w:r>
      <w:proofErr w:type="spellEnd"/>
      <w:r w:rsidRPr="00290F94">
        <w:rPr>
          <w:rFonts w:asciiTheme="majorBidi" w:hAnsiTheme="majorBidi" w:cstheme="majorBidi"/>
          <w:sz w:val="28"/>
          <w:szCs w:val="28"/>
        </w:rPr>
        <w:t xml:space="preserve"> Cheng, Li Dong, and </w:t>
      </w:r>
      <w:proofErr w:type="spellStart"/>
      <w:r w:rsidRPr="00290F94">
        <w:rPr>
          <w:rFonts w:asciiTheme="majorBidi" w:hAnsiTheme="majorBidi" w:cstheme="majorBidi"/>
          <w:sz w:val="28"/>
          <w:szCs w:val="28"/>
        </w:rPr>
        <w:t>Mirella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Lapata</w:t>
      </w:r>
      <w:proofErr w:type="spellEnd"/>
      <w:r w:rsidRPr="00290F94">
        <w:rPr>
          <w:rFonts w:asciiTheme="majorBidi" w:hAnsiTheme="majorBidi" w:cstheme="majorBidi"/>
          <w:sz w:val="28"/>
          <w:szCs w:val="28"/>
        </w:rPr>
        <w:t>. Long short-term memory-networks for machine</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reading.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arXiv:1601.06733,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[5] </w:t>
      </w:r>
      <w:proofErr w:type="spellStart"/>
      <w:r w:rsidRPr="00290F94">
        <w:rPr>
          <w:rFonts w:asciiTheme="majorBidi" w:hAnsiTheme="majorBidi" w:cstheme="majorBidi"/>
          <w:sz w:val="28"/>
          <w:szCs w:val="28"/>
        </w:rPr>
        <w:t>Kyunghyun</w:t>
      </w:r>
      <w:proofErr w:type="spellEnd"/>
      <w:r w:rsidRPr="00290F94">
        <w:rPr>
          <w:rFonts w:asciiTheme="majorBidi" w:hAnsiTheme="majorBidi" w:cstheme="majorBidi"/>
          <w:sz w:val="28"/>
          <w:szCs w:val="28"/>
        </w:rPr>
        <w:t xml:space="preserve"> Cho, Bart van </w:t>
      </w:r>
      <w:proofErr w:type="spellStart"/>
      <w:r w:rsidRPr="00290F94">
        <w:rPr>
          <w:rFonts w:asciiTheme="majorBidi" w:hAnsiTheme="majorBidi" w:cstheme="majorBidi"/>
          <w:sz w:val="28"/>
          <w:szCs w:val="28"/>
        </w:rPr>
        <w:t>Merrienboer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Caglar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Gulcehre</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Fethi</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Bougares</w:t>
      </w:r>
      <w:proofErr w:type="spellEnd"/>
      <w:r w:rsidRPr="00290F94">
        <w:rPr>
          <w:rFonts w:asciiTheme="majorBidi" w:hAnsiTheme="majorBidi" w:cstheme="majorBidi"/>
          <w:sz w:val="28"/>
          <w:szCs w:val="28"/>
        </w:rPr>
        <w:t xml:space="preserve">, Holger </w:t>
      </w:r>
      <w:proofErr w:type="spellStart"/>
      <w:r w:rsidRPr="00290F94">
        <w:rPr>
          <w:rFonts w:asciiTheme="majorBidi" w:hAnsiTheme="majorBidi" w:cstheme="majorBidi"/>
          <w:sz w:val="28"/>
          <w:szCs w:val="28"/>
        </w:rPr>
        <w:t>Schwenk</w:t>
      </w:r>
      <w:proofErr w:type="spellEnd"/>
      <w:r w:rsidRPr="00290F94">
        <w:rPr>
          <w:rFonts w:asciiTheme="majorBidi" w:hAnsiTheme="majorBidi" w:cstheme="majorBidi"/>
          <w:sz w:val="28"/>
          <w:szCs w:val="28"/>
        </w:rPr>
        <w: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and </w:t>
      </w:r>
      <w:proofErr w:type="spellStart"/>
      <w:r w:rsidRPr="00290F94">
        <w:rPr>
          <w:rFonts w:asciiTheme="majorBidi" w:hAnsiTheme="majorBidi" w:cstheme="majorBidi"/>
          <w:sz w:val="28"/>
          <w:szCs w:val="28"/>
        </w:rPr>
        <w:t>Yoshua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Bengio</w:t>
      </w:r>
      <w:proofErr w:type="spellEnd"/>
      <w:r w:rsidRPr="00290F94">
        <w:rPr>
          <w:rFonts w:asciiTheme="majorBidi" w:hAnsiTheme="majorBidi" w:cstheme="majorBidi"/>
          <w:sz w:val="28"/>
          <w:szCs w:val="28"/>
        </w:rPr>
        <w:t xml:space="preserve">. Learning phrase representations using </w:t>
      </w:r>
      <w:proofErr w:type="spellStart"/>
      <w:r w:rsidRPr="00290F94">
        <w:rPr>
          <w:rFonts w:asciiTheme="majorBidi" w:hAnsiTheme="majorBidi" w:cstheme="majorBidi"/>
          <w:sz w:val="28"/>
          <w:szCs w:val="28"/>
        </w:rPr>
        <w:t>rnn</w:t>
      </w:r>
      <w:proofErr w:type="spellEnd"/>
      <w:r w:rsidRPr="00290F94">
        <w:rPr>
          <w:rFonts w:asciiTheme="majorBidi" w:hAnsiTheme="majorBidi" w:cstheme="majorBidi"/>
          <w:sz w:val="28"/>
          <w:szCs w:val="28"/>
        </w:rPr>
        <w:t xml:space="preserve"> encoder-decoder for statistical</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machine translation. </w:t>
      </w:r>
      <w:proofErr w:type="spellStart"/>
      <w:r w:rsidRPr="00290F94">
        <w:rPr>
          <w:rFonts w:asciiTheme="majorBidi" w:hAnsiTheme="majorBidi" w:cstheme="majorBidi"/>
          <w:sz w:val="28"/>
          <w:szCs w:val="28"/>
        </w:rPr>
        <w:t>CoRR</w:t>
      </w:r>
      <w:proofErr w:type="spellEnd"/>
      <w:r w:rsidRPr="00290F94">
        <w:rPr>
          <w:rFonts w:asciiTheme="majorBidi" w:hAnsiTheme="majorBidi" w:cstheme="majorBidi"/>
          <w:sz w:val="28"/>
          <w:szCs w:val="28"/>
        </w:rPr>
        <w:t>, abs/1406.1078, 2014.</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[6] Francois </w:t>
      </w:r>
      <w:proofErr w:type="spellStart"/>
      <w:r w:rsidRPr="00290F94">
        <w:rPr>
          <w:rFonts w:asciiTheme="majorBidi" w:hAnsiTheme="majorBidi" w:cstheme="majorBidi"/>
          <w:sz w:val="28"/>
          <w:szCs w:val="28"/>
        </w:rPr>
        <w:t>Chollet</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Xception</w:t>
      </w:r>
      <w:proofErr w:type="spellEnd"/>
      <w:r w:rsidRPr="00290F94">
        <w:rPr>
          <w:rFonts w:asciiTheme="majorBidi" w:hAnsiTheme="majorBidi" w:cstheme="majorBidi"/>
          <w:sz w:val="28"/>
          <w:szCs w:val="28"/>
        </w:rPr>
        <w:t xml:space="preserve">: Deep learning with </w:t>
      </w:r>
      <w:proofErr w:type="spellStart"/>
      <w:r w:rsidRPr="00290F94">
        <w:rPr>
          <w:rFonts w:asciiTheme="majorBidi" w:hAnsiTheme="majorBidi" w:cstheme="majorBidi"/>
          <w:sz w:val="28"/>
          <w:szCs w:val="28"/>
        </w:rPr>
        <w:t>depthwise</w:t>
      </w:r>
      <w:proofErr w:type="spellEnd"/>
      <w:r w:rsidRPr="00290F94">
        <w:rPr>
          <w:rFonts w:asciiTheme="majorBidi" w:hAnsiTheme="majorBidi" w:cstheme="majorBidi"/>
          <w:sz w:val="28"/>
          <w:szCs w:val="28"/>
        </w:rPr>
        <w:t xml:space="preserve"> separable convolutions. </w:t>
      </w:r>
      <w:proofErr w:type="spellStart"/>
      <w:r w:rsidRPr="00290F94">
        <w:rPr>
          <w:rFonts w:asciiTheme="majorBidi" w:hAnsiTheme="majorBidi" w:cstheme="majorBidi"/>
          <w:sz w:val="28"/>
          <w:szCs w:val="28"/>
        </w:rPr>
        <w:t>arXiv</w:t>
      </w:r>
      <w:proofErr w:type="spellEnd"/>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lastRenderedPageBreak/>
        <w:t>preprint arXiv:1610.02357,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10[7] </w:t>
      </w:r>
      <w:proofErr w:type="spellStart"/>
      <w:r w:rsidRPr="00290F94">
        <w:rPr>
          <w:rFonts w:asciiTheme="majorBidi" w:hAnsiTheme="majorBidi" w:cstheme="majorBidi"/>
          <w:sz w:val="28"/>
          <w:szCs w:val="28"/>
        </w:rPr>
        <w:t>Junyoung</w:t>
      </w:r>
      <w:proofErr w:type="spellEnd"/>
      <w:r w:rsidRPr="00290F94">
        <w:rPr>
          <w:rFonts w:asciiTheme="majorBidi" w:hAnsiTheme="majorBidi" w:cstheme="majorBidi"/>
          <w:sz w:val="28"/>
          <w:szCs w:val="28"/>
        </w:rPr>
        <w:t xml:space="preserve"> Chung, </w:t>
      </w:r>
      <w:proofErr w:type="spellStart"/>
      <w:r w:rsidRPr="00290F94">
        <w:rPr>
          <w:rFonts w:asciiTheme="majorBidi" w:hAnsiTheme="majorBidi" w:cstheme="majorBidi"/>
          <w:sz w:val="28"/>
          <w:szCs w:val="28"/>
        </w:rPr>
        <w:t>Çaglar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Gülçehre</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Kyunghyun</w:t>
      </w:r>
      <w:proofErr w:type="spellEnd"/>
      <w:r w:rsidRPr="00290F94">
        <w:rPr>
          <w:rFonts w:asciiTheme="majorBidi" w:hAnsiTheme="majorBidi" w:cstheme="majorBidi"/>
          <w:sz w:val="28"/>
          <w:szCs w:val="28"/>
        </w:rPr>
        <w:t xml:space="preserve"> Cho, and </w:t>
      </w:r>
      <w:proofErr w:type="spellStart"/>
      <w:r w:rsidRPr="00290F94">
        <w:rPr>
          <w:rFonts w:asciiTheme="majorBidi" w:hAnsiTheme="majorBidi" w:cstheme="majorBidi"/>
          <w:sz w:val="28"/>
          <w:szCs w:val="28"/>
        </w:rPr>
        <w:t>Yoshua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Bengio</w:t>
      </w:r>
      <w:proofErr w:type="spellEnd"/>
      <w:r w:rsidRPr="00290F94">
        <w:rPr>
          <w:rFonts w:asciiTheme="majorBidi" w:hAnsiTheme="majorBidi" w:cstheme="majorBidi"/>
          <w:sz w:val="28"/>
          <w:szCs w:val="28"/>
        </w:rPr>
        <w:t>. Empirical evaluation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of gated recurrent neural networks on sequence modeling. </w:t>
      </w:r>
      <w:proofErr w:type="spellStart"/>
      <w:r w:rsidRPr="00290F94">
        <w:rPr>
          <w:rFonts w:asciiTheme="majorBidi" w:hAnsiTheme="majorBidi" w:cstheme="majorBidi"/>
          <w:sz w:val="28"/>
          <w:szCs w:val="28"/>
        </w:rPr>
        <w:t>CoRR</w:t>
      </w:r>
      <w:proofErr w:type="spellEnd"/>
      <w:r w:rsidRPr="00290F94">
        <w:rPr>
          <w:rFonts w:asciiTheme="majorBidi" w:hAnsiTheme="majorBidi" w:cstheme="majorBidi"/>
          <w:sz w:val="28"/>
          <w:szCs w:val="28"/>
        </w:rPr>
        <w:t>, abs/1412.3555, 2014.</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[8] Chris Dyer, </w:t>
      </w:r>
      <w:proofErr w:type="spellStart"/>
      <w:r w:rsidRPr="00290F94">
        <w:rPr>
          <w:rFonts w:asciiTheme="majorBidi" w:hAnsiTheme="majorBidi" w:cstheme="majorBidi"/>
          <w:sz w:val="28"/>
          <w:szCs w:val="28"/>
        </w:rPr>
        <w:t>Adhiguna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Kuncoro</w:t>
      </w:r>
      <w:proofErr w:type="spellEnd"/>
      <w:r w:rsidRPr="00290F94">
        <w:rPr>
          <w:rFonts w:asciiTheme="majorBidi" w:hAnsiTheme="majorBidi" w:cstheme="majorBidi"/>
          <w:sz w:val="28"/>
          <w:szCs w:val="28"/>
        </w:rPr>
        <w:t>, Miguel Ballesteros, and Noah A. Smith. Recurrent neural</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network grammars. In Proc. of NAACL,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[9] Jonas </w:t>
      </w:r>
      <w:proofErr w:type="spellStart"/>
      <w:r w:rsidRPr="00290F94">
        <w:rPr>
          <w:rFonts w:asciiTheme="majorBidi" w:hAnsiTheme="majorBidi" w:cstheme="majorBidi"/>
          <w:sz w:val="28"/>
          <w:szCs w:val="28"/>
        </w:rPr>
        <w:t>Gehring</w:t>
      </w:r>
      <w:proofErr w:type="spellEnd"/>
      <w:r w:rsidRPr="00290F94">
        <w:rPr>
          <w:rFonts w:asciiTheme="majorBidi" w:hAnsiTheme="majorBidi" w:cstheme="majorBidi"/>
          <w:sz w:val="28"/>
          <w:szCs w:val="28"/>
        </w:rPr>
        <w:t xml:space="preserve">, Michael </w:t>
      </w:r>
      <w:proofErr w:type="spellStart"/>
      <w:r w:rsidRPr="00290F94">
        <w:rPr>
          <w:rFonts w:asciiTheme="majorBidi" w:hAnsiTheme="majorBidi" w:cstheme="majorBidi"/>
          <w:sz w:val="28"/>
          <w:szCs w:val="28"/>
        </w:rPr>
        <w:t>Auli</w:t>
      </w:r>
      <w:proofErr w:type="spellEnd"/>
      <w:r w:rsidRPr="00290F94">
        <w:rPr>
          <w:rFonts w:asciiTheme="majorBidi" w:hAnsiTheme="majorBidi" w:cstheme="majorBidi"/>
          <w:sz w:val="28"/>
          <w:szCs w:val="28"/>
        </w:rPr>
        <w:t xml:space="preserve">, David </w:t>
      </w:r>
      <w:proofErr w:type="spellStart"/>
      <w:r w:rsidRPr="00290F94">
        <w:rPr>
          <w:rFonts w:asciiTheme="majorBidi" w:hAnsiTheme="majorBidi" w:cstheme="majorBidi"/>
          <w:sz w:val="28"/>
          <w:szCs w:val="28"/>
        </w:rPr>
        <w:t>Grangier</w:t>
      </w:r>
      <w:proofErr w:type="spellEnd"/>
      <w:r w:rsidRPr="00290F94">
        <w:rPr>
          <w:rFonts w:asciiTheme="majorBidi" w:hAnsiTheme="majorBidi" w:cstheme="majorBidi"/>
          <w:sz w:val="28"/>
          <w:szCs w:val="28"/>
        </w:rPr>
        <w:t xml:space="preserve">, Denis </w:t>
      </w:r>
      <w:proofErr w:type="spellStart"/>
      <w:r w:rsidRPr="00290F94">
        <w:rPr>
          <w:rFonts w:asciiTheme="majorBidi" w:hAnsiTheme="majorBidi" w:cstheme="majorBidi"/>
          <w:sz w:val="28"/>
          <w:szCs w:val="28"/>
        </w:rPr>
        <w:t>Yarats</w:t>
      </w:r>
      <w:proofErr w:type="spellEnd"/>
      <w:r w:rsidRPr="00290F94">
        <w:rPr>
          <w:rFonts w:asciiTheme="majorBidi" w:hAnsiTheme="majorBidi" w:cstheme="majorBidi"/>
          <w:sz w:val="28"/>
          <w:szCs w:val="28"/>
        </w:rPr>
        <w:t xml:space="preserve">, and Yann N. Dauphin. Convolutional sequence to sequence learning.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arXiv:1705.03122v2, 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[10] Alex Graves. Generating sequences with recurrent neural networks.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arXiv:1308.0850, 2013.</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[11] </w:t>
      </w:r>
      <w:proofErr w:type="spellStart"/>
      <w:r w:rsidRPr="00290F94">
        <w:rPr>
          <w:rFonts w:asciiTheme="majorBidi" w:hAnsiTheme="majorBidi" w:cstheme="majorBidi"/>
          <w:sz w:val="28"/>
          <w:szCs w:val="28"/>
        </w:rPr>
        <w:t>Kaiming</w:t>
      </w:r>
      <w:proofErr w:type="spellEnd"/>
      <w:r w:rsidRPr="00290F94">
        <w:rPr>
          <w:rFonts w:asciiTheme="majorBidi" w:hAnsiTheme="majorBidi" w:cstheme="majorBidi"/>
          <w:sz w:val="28"/>
          <w:szCs w:val="28"/>
        </w:rPr>
        <w:t xml:space="preserve"> He, </w:t>
      </w:r>
      <w:proofErr w:type="spellStart"/>
      <w:r w:rsidRPr="00290F94">
        <w:rPr>
          <w:rFonts w:asciiTheme="majorBidi" w:hAnsiTheme="majorBidi" w:cstheme="majorBidi"/>
          <w:sz w:val="28"/>
          <w:szCs w:val="28"/>
        </w:rPr>
        <w:t>Xiangyu</w:t>
      </w:r>
      <w:proofErr w:type="spellEnd"/>
      <w:r w:rsidRPr="00290F94">
        <w:rPr>
          <w:rFonts w:asciiTheme="majorBidi" w:hAnsiTheme="majorBidi" w:cstheme="majorBidi"/>
          <w:sz w:val="28"/>
          <w:szCs w:val="28"/>
        </w:rPr>
        <w:t xml:space="preserve"> Zhang, </w:t>
      </w:r>
      <w:proofErr w:type="spellStart"/>
      <w:r w:rsidRPr="00290F94">
        <w:rPr>
          <w:rFonts w:asciiTheme="majorBidi" w:hAnsiTheme="majorBidi" w:cstheme="majorBidi"/>
          <w:sz w:val="28"/>
          <w:szCs w:val="28"/>
        </w:rPr>
        <w:t>Shaoqing</w:t>
      </w:r>
      <w:proofErr w:type="spellEnd"/>
      <w:r w:rsidRPr="00290F94">
        <w:rPr>
          <w:rFonts w:asciiTheme="majorBidi" w:hAnsiTheme="majorBidi" w:cstheme="majorBidi"/>
          <w:sz w:val="28"/>
          <w:szCs w:val="28"/>
        </w:rPr>
        <w:t xml:space="preserve"> Ren, and Jian Sun. Deep residual learning for image recognition. In Proceedings of the IEEE Conference on Computer Vision and Pattern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Recognition, pages 770–778,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[12] Sepp </w:t>
      </w:r>
      <w:proofErr w:type="spellStart"/>
      <w:r w:rsidRPr="00290F94">
        <w:rPr>
          <w:rFonts w:asciiTheme="majorBidi" w:hAnsiTheme="majorBidi" w:cstheme="majorBidi"/>
          <w:sz w:val="28"/>
          <w:szCs w:val="28"/>
        </w:rPr>
        <w:t>Hochreiter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Yoshua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Bengio</w:t>
      </w:r>
      <w:proofErr w:type="spellEnd"/>
      <w:r w:rsidRPr="00290F94">
        <w:rPr>
          <w:rFonts w:asciiTheme="majorBidi" w:hAnsiTheme="majorBidi" w:cstheme="majorBidi"/>
          <w:sz w:val="28"/>
          <w:szCs w:val="28"/>
        </w:rPr>
        <w:t xml:space="preserve">, Paolo </w:t>
      </w:r>
      <w:proofErr w:type="spellStart"/>
      <w:r w:rsidRPr="00290F94">
        <w:rPr>
          <w:rFonts w:asciiTheme="majorBidi" w:hAnsiTheme="majorBidi" w:cstheme="majorBidi"/>
          <w:sz w:val="28"/>
          <w:szCs w:val="28"/>
        </w:rPr>
        <w:t>Frasconi</w:t>
      </w:r>
      <w:proofErr w:type="spellEnd"/>
      <w:r w:rsidRPr="00290F94">
        <w:rPr>
          <w:rFonts w:asciiTheme="majorBidi" w:hAnsiTheme="majorBidi" w:cstheme="majorBidi"/>
          <w:sz w:val="28"/>
          <w:szCs w:val="28"/>
        </w:rPr>
        <w:t xml:space="preserve">, and Jürgen </w:t>
      </w:r>
      <w:proofErr w:type="spellStart"/>
      <w:r w:rsidRPr="00290F94">
        <w:rPr>
          <w:rFonts w:asciiTheme="majorBidi" w:hAnsiTheme="majorBidi" w:cstheme="majorBidi"/>
          <w:sz w:val="28"/>
          <w:szCs w:val="28"/>
        </w:rPr>
        <w:t>Schmidhuber</w:t>
      </w:r>
      <w:proofErr w:type="spellEnd"/>
      <w:r w:rsidRPr="00290F94">
        <w:rPr>
          <w:rFonts w:asciiTheme="majorBidi" w:hAnsiTheme="majorBidi" w:cstheme="majorBidi"/>
          <w:sz w:val="28"/>
          <w:szCs w:val="28"/>
        </w:rPr>
        <w:t>. Gradient flow in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recurrent nets: the difficulty of learning long-term dependencies, 2001.</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[13] Sepp </w:t>
      </w:r>
      <w:proofErr w:type="spellStart"/>
      <w:r w:rsidRPr="00290F94">
        <w:rPr>
          <w:rFonts w:asciiTheme="majorBidi" w:hAnsiTheme="majorBidi" w:cstheme="majorBidi"/>
          <w:sz w:val="28"/>
          <w:szCs w:val="28"/>
        </w:rPr>
        <w:t>Hochreiter</w:t>
      </w:r>
      <w:proofErr w:type="spellEnd"/>
      <w:r w:rsidRPr="00290F94">
        <w:rPr>
          <w:rFonts w:asciiTheme="majorBidi" w:hAnsiTheme="majorBidi" w:cstheme="majorBidi"/>
          <w:sz w:val="28"/>
          <w:szCs w:val="28"/>
        </w:rPr>
        <w:t xml:space="preserve"> and Jürgen </w:t>
      </w:r>
      <w:proofErr w:type="spellStart"/>
      <w:r w:rsidRPr="00290F94">
        <w:rPr>
          <w:rFonts w:asciiTheme="majorBidi" w:hAnsiTheme="majorBidi" w:cstheme="majorBidi"/>
          <w:sz w:val="28"/>
          <w:szCs w:val="28"/>
        </w:rPr>
        <w:t>Schmidhuber</w:t>
      </w:r>
      <w:proofErr w:type="spellEnd"/>
      <w:r w:rsidRPr="00290F94">
        <w:rPr>
          <w:rFonts w:asciiTheme="majorBidi" w:hAnsiTheme="majorBidi" w:cstheme="majorBidi"/>
          <w:sz w:val="28"/>
          <w:szCs w:val="28"/>
        </w:rPr>
        <w:t>. Long short-term memory. Neural computation,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9(8):1735–1780, 1997.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[14] </w:t>
      </w:r>
      <w:proofErr w:type="spellStart"/>
      <w:r w:rsidRPr="00290F94">
        <w:rPr>
          <w:rFonts w:asciiTheme="majorBidi" w:hAnsiTheme="majorBidi" w:cstheme="majorBidi"/>
          <w:sz w:val="28"/>
          <w:szCs w:val="28"/>
        </w:rPr>
        <w:t>Zhongqiang</w:t>
      </w:r>
      <w:proofErr w:type="spellEnd"/>
      <w:r w:rsidRPr="00290F94">
        <w:rPr>
          <w:rFonts w:asciiTheme="majorBidi" w:hAnsiTheme="majorBidi" w:cstheme="majorBidi"/>
          <w:sz w:val="28"/>
          <w:szCs w:val="28"/>
        </w:rPr>
        <w:t xml:space="preserve"> Huang and Mary Harper. Self-training PCFG grammars with latent annotations</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across languages. In Proceedings of the 2009 Conference on Empirical Methods in Natural</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Language Processing, pages 832–841. ACL, August 2009.</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[15] </w:t>
      </w:r>
      <w:proofErr w:type="spellStart"/>
      <w:r w:rsidRPr="00290F94">
        <w:rPr>
          <w:rFonts w:asciiTheme="majorBidi" w:hAnsiTheme="majorBidi" w:cstheme="majorBidi"/>
          <w:sz w:val="28"/>
          <w:szCs w:val="28"/>
        </w:rPr>
        <w:t>Rafal</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Jozefowicz</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Oriol</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Vinyals</w:t>
      </w:r>
      <w:proofErr w:type="spellEnd"/>
      <w:r w:rsidRPr="00290F94">
        <w:rPr>
          <w:rFonts w:asciiTheme="majorBidi" w:hAnsiTheme="majorBidi" w:cstheme="majorBidi"/>
          <w:sz w:val="28"/>
          <w:szCs w:val="28"/>
        </w:rPr>
        <w:t xml:space="preserve">, Mike Schuster, Noam </w:t>
      </w:r>
      <w:proofErr w:type="spellStart"/>
      <w:r w:rsidRPr="00290F94">
        <w:rPr>
          <w:rFonts w:asciiTheme="majorBidi" w:hAnsiTheme="majorBidi" w:cstheme="majorBidi"/>
          <w:sz w:val="28"/>
          <w:szCs w:val="28"/>
        </w:rPr>
        <w:t>Shazeer</w:t>
      </w:r>
      <w:proofErr w:type="spellEnd"/>
      <w:r w:rsidRPr="00290F94">
        <w:rPr>
          <w:rFonts w:asciiTheme="majorBidi" w:hAnsiTheme="majorBidi" w:cstheme="majorBidi"/>
          <w:sz w:val="28"/>
          <w:szCs w:val="28"/>
        </w:rPr>
        <w:t xml:space="preserve">, and </w:t>
      </w:r>
      <w:proofErr w:type="spellStart"/>
      <w:r w:rsidRPr="00290F94">
        <w:rPr>
          <w:rFonts w:asciiTheme="majorBidi" w:hAnsiTheme="majorBidi" w:cstheme="majorBidi"/>
          <w:sz w:val="28"/>
          <w:szCs w:val="28"/>
        </w:rPr>
        <w:t>Yonghui</w:t>
      </w:r>
      <w:proofErr w:type="spellEnd"/>
      <w:r w:rsidRPr="00290F94">
        <w:rPr>
          <w:rFonts w:asciiTheme="majorBidi" w:hAnsiTheme="majorBidi" w:cstheme="majorBidi"/>
          <w:sz w:val="28"/>
          <w:szCs w:val="28"/>
        </w:rPr>
        <w:t xml:space="preserve"> Wu. Exploring</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the limits of language modeling.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arXiv:1602.02410,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[16] </w:t>
      </w:r>
      <w:proofErr w:type="spellStart"/>
      <w:r w:rsidRPr="00290F94">
        <w:rPr>
          <w:rFonts w:asciiTheme="majorBidi" w:hAnsiTheme="majorBidi" w:cstheme="majorBidi"/>
          <w:sz w:val="28"/>
          <w:szCs w:val="28"/>
        </w:rPr>
        <w:t>Łukasz</w:t>
      </w:r>
      <w:proofErr w:type="spellEnd"/>
      <w:r w:rsidRPr="00290F94">
        <w:rPr>
          <w:rFonts w:asciiTheme="majorBidi" w:hAnsiTheme="majorBidi" w:cstheme="majorBidi"/>
          <w:sz w:val="28"/>
          <w:szCs w:val="28"/>
        </w:rPr>
        <w:t xml:space="preserve"> Kaiser and </w:t>
      </w:r>
      <w:proofErr w:type="spellStart"/>
      <w:r w:rsidRPr="00290F94">
        <w:rPr>
          <w:rFonts w:asciiTheme="majorBidi" w:hAnsiTheme="majorBidi" w:cstheme="majorBidi"/>
          <w:sz w:val="28"/>
          <w:szCs w:val="28"/>
        </w:rPr>
        <w:t>Samy</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Bengio</w:t>
      </w:r>
      <w:proofErr w:type="spellEnd"/>
      <w:r w:rsidRPr="00290F94">
        <w:rPr>
          <w:rFonts w:asciiTheme="majorBidi" w:hAnsiTheme="majorBidi" w:cstheme="majorBidi"/>
          <w:sz w:val="28"/>
          <w:szCs w:val="28"/>
        </w:rPr>
        <w:t>. Can active memory replace attention? In Advances in Neural</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Information Processing Systems, (NIPS),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lastRenderedPageBreak/>
        <w:t xml:space="preserve">[17] </w:t>
      </w:r>
      <w:proofErr w:type="spellStart"/>
      <w:r w:rsidRPr="00290F94">
        <w:rPr>
          <w:rFonts w:asciiTheme="majorBidi" w:hAnsiTheme="majorBidi" w:cstheme="majorBidi"/>
          <w:sz w:val="28"/>
          <w:szCs w:val="28"/>
        </w:rPr>
        <w:t>Łukasz</w:t>
      </w:r>
      <w:proofErr w:type="spellEnd"/>
      <w:r w:rsidRPr="00290F94">
        <w:rPr>
          <w:rFonts w:asciiTheme="majorBidi" w:hAnsiTheme="majorBidi" w:cstheme="majorBidi"/>
          <w:sz w:val="28"/>
          <w:szCs w:val="28"/>
        </w:rPr>
        <w:t xml:space="preserve"> Kaiser and Ilya </w:t>
      </w:r>
      <w:proofErr w:type="spellStart"/>
      <w:r w:rsidRPr="00290F94">
        <w:rPr>
          <w:rFonts w:asciiTheme="majorBidi" w:hAnsiTheme="majorBidi" w:cstheme="majorBidi"/>
          <w:sz w:val="28"/>
          <w:szCs w:val="28"/>
        </w:rPr>
        <w:t>Sutskever</w:t>
      </w:r>
      <w:proofErr w:type="spellEnd"/>
      <w:r w:rsidRPr="00290F94">
        <w:rPr>
          <w:rFonts w:asciiTheme="majorBidi" w:hAnsiTheme="majorBidi" w:cstheme="majorBidi"/>
          <w:sz w:val="28"/>
          <w:szCs w:val="28"/>
        </w:rPr>
        <w:t>. Neural GPUs learn algorithms. In International Conference</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on Learning Representations (ICLR),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[18] </w:t>
      </w:r>
      <w:proofErr w:type="spellStart"/>
      <w:r w:rsidRPr="00290F94">
        <w:rPr>
          <w:rFonts w:asciiTheme="majorBidi" w:hAnsiTheme="majorBidi" w:cstheme="majorBidi"/>
          <w:sz w:val="28"/>
          <w:szCs w:val="28"/>
        </w:rPr>
        <w:t>Nal</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Kalchbrenner</w:t>
      </w:r>
      <w:proofErr w:type="spellEnd"/>
      <w:r w:rsidRPr="00290F94">
        <w:rPr>
          <w:rFonts w:asciiTheme="majorBidi" w:hAnsiTheme="majorBidi" w:cstheme="majorBidi"/>
          <w:sz w:val="28"/>
          <w:szCs w:val="28"/>
        </w:rPr>
        <w:t xml:space="preserve">, Lasse </w:t>
      </w:r>
      <w:proofErr w:type="spellStart"/>
      <w:r w:rsidRPr="00290F94">
        <w:rPr>
          <w:rFonts w:asciiTheme="majorBidi" w:hAnsiTheme="majorBidi" w:cstheme="majorBidi"/>
          <w:sz w:val="28"/>
          <w:szCs w:val="28"/>
        </w:rPr>
        <w:t>Espeholt</w:t>
      </w:r>
      <w:proofErr w:type="spellEnd"/>
      <w:r w:rsidRPr="00290F94">
        <w:rPr>
          <w:rFonts w:asciiTheme="majorBidi" w:hAnsiTheme="majorBidi" w:cstheme="majorBidi"/>
          <w:sz w:val="28"/>
          <w:szCs w:val="28"/>
        </w:rPr>
        <w:t xml:space="preserve">, Karen </w:t>
      </w:r>
      <w:proofErr w:type="spellStart"/>
      <w:r w:rsidRPr="00290F94">
        <w:rPr>
          <w:rFonts w:asciiTheme="majorBidi" w:hAnsiTheme="majorBidi" w:cstheme="majorBidi"/>
          <w:sz w:val="28"/>
          <w:szCs w:val="28"/>
        </w:rPr>
        <w:t>Simonyan</w:t>
      </w:r>
      <w:proofErr w:type="spellEnd"/>
      <w:r w:rsidRPr="00290F94">
        <w:rPr>
          <w:rFonts w:asciiTheme="majorBidi" w:hAnsiTheme="majorBidi" w:cstheme="majorBidi"/>
          <w:sz w:val="28"/>
          <w:szCs w:val="28"/>
        </w:rPr>
        <w:t xml:space="preserve">, Aaron van den Oord, Alex Graves, and </w:t>
      </w:r>
      <w:proofErr w:type="spellStart"/>
      <w:r w:rsidRPr="00290F94">
        <w:rPr>
          <w:rFonts w:asciiTheme="majorBidi" w:hAnsiTheme="majorBidi" w:cstheme="majorBidi"/>
          <w:sz w:val="28"/>
          <w:szCs w:val="28"/>
        </w:rPr>
        <w:t>Koray</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Kavukcuoglu</w:t>
      </w:r>
      <w:proofErr w:type="spellEnd"/>
      <w:r w:rsidRPr="00290F94">
        <w:rPr>
          <w:rFonts w:asciiTheme="majorBidi" w:hAnsiTheme="majorBidi" w:cstheme="majorBidi"/>
          <w:sz w:val="28"/>
          <w:szCs w:val="28"/>
        </w:rPr>
        <w:t xml:space="preserve">. Neural machine translation in linear time.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arXiv:1610.10099v2,</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[19] Yoon Kim, Carl Denton, Luong Hoang, and Alexander M. Rush. Structured attention networks.</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In International Conference on Learning Representations, 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[20] </w:t>
      </w:r>
      <w:proofErr w:type="spellStart"/>
      <w:r w:rsidRPr="00290F94">
        <w:rPr>
          <w:rFonts w:asciiTheme="majorBidi" w:hAnsiTheme="majorBidi" w:cstheme="majorBidi"/>
          <w:sz w:val="28"/>
          <w:szCs w:val="28"/>
        </w:rPr>
        <w:t>Diederik</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Kingma</w:t>
      </w:r>
      <w:proofErr w:type="spellEnd"/>
      <w:r w:rsidRPr="00290F94">
        <w:rPr>
          <w:rFonts w:asciiTheme="majorBidi" w:hAnsiTheme="majorBidi" w:cstheme="majorBidi"/>
          <w:sz w:val="28"/>
          <w:szCs w:val="28"/>
        </w:rPr>
        <w:t xml:space="preserve"> and Jimmy Ba. Adam: A method for stochastic optimization. In ICLR, 2015.</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[21] </w:t>
      </w:r>
      <w:proofErr w:type="spellStart"/>
      <w:r w:rsidRPr="00290F94">
        <w:rPr>
          <w:rFonts w:asciiTheme="majorBidi" w:hAnsiTheme="majorBidi" w:cstheme="majorBidi"/>
          <w:sz w:val="28"/>
          <w:szCs w:val="28"/>
        </w:rPr>
        <w:t>Oleksii</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Kuchaiev</w:t>
      </w:r>
      <w:proofErr w:type="spellEnd"/>
      <w:r w:rsidRPr="00290F94">
        <w:rPr>
          <w:rFonts w:asciiTheme="majorBidi" w:hAnsiTheme="majorBidi" w:cstheme="majorBidi"/>
          <w:sz w:val="28"/>
          <w:szCs w:val="28"/>
        </w:rPr>
        <w:t xml:space="preserve"> and Boris Ginsburg. Factorization tricks for LSTM networks.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arXiv:1703.10722, 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[22] </w:t>
      </w:r>
      <w:proofErr w:type="spellStart"/>
      <w:r w:rsidRPr="00290F94">
        <w:rPr>
          <w:rFonts w:asciiTheme="majorBidi" w:hAnsiTheme="majorBidi" w:cstheme="majorBidi"/>
          <w:sz w:val="28"/>
          <w:szCs w:val="28"/>
        </w:rPr>
        <w:t>Zhouhan</w:t>
      </w:r>
      <w:proofErr w:type="spellEnd"/>
      <w:r w:rsidRPr="00290F94">
        <w:rPr>
          <w:rFonts w:asciiTheme="majorBidi" w:hAnsiTheme="majorBidi" w:cstheme="majorBidi"/>
          <w:sz w:val="28"/>
          <w:szCs w:val="28"/>
        </w:rPr>
        <w:t xml:space="preserve"> Lin, </w:t>
      </w:r>
      <w:proofErr w:type="spellStart"/>
      <w:r w:rsidRPr="00290F94">
        <w:rPr>
          <w:rFonts w:asciiTheme="majorBidi" w:hAnsiTheme="majorBidi" w:cstheme="majorBidi"/>
          <w:sz w:val="28"/>
          <w:szCs w:val="28"/>
        </w:rPr>
        <w:t>Minwei</w:t>
      </w:r>
      <w:proofErr w:type="spellEnd"/>
      <w:r w:rsidRPr="00290F94">
        <w:rPr>
          <w:rFonts w:asciiTheme="majorBidi" w:hAnsiTheme="majorBidi" w:cstheme="majorBidi"/>
          <w:sz w:val="28"/>
          <w:szCs w:val="28"/>
        </w:rPr>
        <w:t xml:space="preserve"> Feng, Cicero </w:t>
      </w:r>
      <w:proofErr w:type="spellStart"/>
      <w:r w:rsidRPr="00290F94">
        <w:rPr>
          <w:rFonts w:asciiTheme="majorBidi" w:hAnsiTheme="majorBidi" w:cstheme="majorBidi"/>
          <w:sz w:val="28"/>
          <w:szCs w:val="28"/>
        </w:rPr>
        <w:t>Nogueira</w:t>
      </w:r>
      <w:proofErr w:type="spellEnd"/>
      <w:r w:rsidRPr="00290F94">
        <w:rPr>
          <w:rFonts w:asciiTheme="majorBidi" w:hAnsiTheme="majorBidi" w:cstheme="majorBidi"/>
          <w:sz w:val="28"/>
          <w:szCs w:val="28"/>
        </w:rPr>
        <w:t xml:space="preserve"> dos Santos, Mo Yu, Bing Xiang, Bowen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Zhou, and </w:t>
      </w:r>
      <w:proofErr w:type="spellStart"/>
      <w:r w:rsidRPr="00290F94">
        <w:rPr>
          <w:rFonts w:asciiTheme="majorBidi" w:hAnsiTheme="majorBidi" w:cstheme="majorBidi"/>
          <w:sz w:val="28"/>
          <w:szCs w:val="28"/>
        </w:rPr>
        <w:t>Yoshua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Bengio</w:t>
      </w:r>
      <w:proofErr w:type="spellEnd"/>
      <w:r w:rsidRPr="00290F94">
        <w:rPr>
          <w:rFonts w:asciiTheme="majorBidi" w:hAnsiTheme="majorBidi" w:cstheme="majorBidi"/>
          <w:sz w:val="28"/>
          <w:szCs w:val="28"/>
        </w:rPr>
        <w:t xml:space="preserve">. A structured self-attentive sentence embedding.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arXiv:1703.03130, 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[23] Minh-Thang Luong, </w:t>
      </w:r>
      <w:proofErr w:type="spellStart"/>
      <w:r w:rsidRPr="00290F94">
        <w:rPr>
          <w:rFonts w:asciiTheme="majorBidi" w:hAnsiTheme="majorBidi" w:cstheme="majorBidi"/>
          <w:sz w:val="28"/>
          <w:szCs w:val="28"/>
        </w:rPr>
        <w:t>Quoc</w:t>
      </w:r>
      <w:proofErr w:type="spellEnd"/>
      <w:r w:rsidRPr="00290F94">
        <w:rPr>
          <w:rFonts w:asciiTheme="majorBidi" w:hAnsiTheme="majorBidi" w:cstheme="majorBidi"/>
          <w:sz w:val="28"/>
          <w:szCs w:val="28"/>
        </w:rPr>
        <w:t xml:space="preserve"> V. Le, Ilya </w:t>
      </w:r>
      <w:proofErr w:type="spellStart"/>
      <w:r w:rsidRPr="00290F94">
        <w:rPr>
          <w:rFonts w:asciiTheme="majorBidi" w:hAnsiTheme="majorBidi" w:cstheme="majorBidi"/>
          <w:sz w:val="28"/>
          <w:szCs w:val="28"/>
        </w:rPr>
        <w:t>Sutskever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Oriol</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Vinyals</w:t>
      </w:r>
      <w:proofErr w:type="spellEnd"/>
      <w:r w:rsidRPr="00290F94">
        <w:rPr>
          <w:rFonts w:asciiTheme="majorBidi" w:hAnsiTheme="majorBidi" w:cstheme="majorBidi"/>
          <w:sz w:val="28"/>
          <w:szCs w:val="28"/>
        </w:rPr>
        <w:t>, and Lukasz Kaiser. Multi-task</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sequence to sequence learning.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arXiv:1511.06114, 2015.</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[24] Minh-Thang Luong, </w:t>
      </w:r>
      <w:proofErr w:type="spellStart"/>
      <w:r w:rsidRPr="00290F94">
        <w:rPr>
          <w:rFonts w:asciiTheme="majorBidi" w:hAnsiTheme="majorBidi" w:cstheme="majorBidi"/>
          <w:sz w:val="28"/>
          <w:szCs w:val="28"/>
        </w:rPr>
        <w:t>Hieu</w:t>
      </w:r>
      <w:proofErr w:type="spellEnd"/>
      <w:r w:rsidRPr="00290F94">
        <w:rPr>
          <w:rFonts w:asciiTheme="majorBidi" w:hAnsiTheme="majorBidi" w:cstheme="majorBidi"/>
          <w:sz w:val="28"/>
          <w:szCs w:val="28"/>
        </w:rPr>
        <w:t xml:space="preserve"> Pham, and Christopher D Manning. Effective approaches to </w:t>
      </w:r>
      <w:proofErr w:type="spellStart"/>
      <w:r w:rsidRPr="00290F94">
        <w:rPr>
          <w:rFonts w:asciiTheme="majorBidi" w:hAnsiTheme="majorBidi" w:cstheme="majorBidi"/>
          <w:sz w:val="28"/>
          <w:szCs w:val="28"/>
        </w:rPr>
        <w:t>attentionbased</w:t>
      </w:r>
      <w:proofErr w:type="spellEnd"/>
      <w:r w:rsidRPr="00290F94">
        <w:rPr>
          <w:rFonts w:asciiTheme="majorBidi" w:hAnsiTheme="majorBidi" w:cstheme="majorBidi"/>
          <w:sz w:val="28"/>
          <w:szCs w:val="28"/>
        </w:rPr>
        <w:t xml:space="preserve"> neural machine translation.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arXiv:1508.04025, 2015.</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[25] Mitchell P Marcus, Mary Ann </w:t>
      </w:r>
      <w:proofErr w:type="spellStart"/>
      <w:r w:rsidRPr="00290F94">
        <w:rPr>
          <w:rFonts w:asciiTheme="majorBidi" w:hAnsiTheme="majorBidi" w:cstheme="majorBidi"/>
          <w:sz w:val="28"/>
          <w:szCs w:val="28"/>
        </w:rPr>
        <w:t>Marcinkiewicz</w:t>
      </w:r>
      <w:proofErr w:type="spellEnd"/>
      <w:r w:rsidRPr="00290F94">
        <w:rPr>
          <w:rFonts w:asciiTheme="majorBidi" w:hAnsiTheme="majorBidi" w:cstheme="majorBidi"/>
          <w:sz w:val="28"/>
          <w:szCs w:val="28"/>
        </w:rPr>
        <w:t>, and Beatrice Santorini. Building a large annotated</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corpus of </w:t>
      </w:r>
      <w:proofErr w:type="spellStart"/>
      <w:r w:rsidRPr="00290F94">
        <w:rPr>
          <w:rFonts w:asciiTheme="majorBidi" w:hAnsiTheme="majorBidi" w:cstheme="majorBidi"/>
          <w:sz w:val="28"/>
          <w:szCs w:val="28"/>
        </w:rPr>
        <w:t>english</w:t>
      </w:r>
      <w:proofErr w:type="spellEnd"/>
      <w:r w:rsidRPr="00290F94">
        <w:rPr>
          <w:rFonts w:asciiTheme="majorBidi" w:hAnsiTheme="majorBidi" w:cstheme="majorBidi"/>
          <w:sz w:val="28"/>
          <w:szCs w:val="28"/>
        </w:rPr>
        <w:t xml:space="preserve">: The </w:t>
      </w:r>
      <w:proofErr w:type="spellStart"/>
      <w:r w:rsidRPr="00290F94">
        <w:rPr>
          <w:rFonts w:asciiTheme="majorBidi" w:hAnsiTheme="majorBidi" w:cstheme="majorBidi"/>
          <w:sz w:val="28"/>
          <w:szCs w:val="28"/>
        </w:rPr>
        <w:t>penn</w:t>
      </w:r>
      <w:proofErr w:type="spellEnd"/>
      <w:r w:rsidRPr="00290F94">
        <w:rPr>
          <w:rFonts w:asciiTheme="majorBidi" w:hAnsiTheme="majorBidi" w:cstheme="majorBidi"/>
          <w:sz w:val="28"/>
          <w:szCs w:val="28"/>
        </w:rPr>
        <w:t xml:space="preserve"> treebank. Computational linguistics, 19(2):313–330, 1993.</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[26] David </w:t>
      </w:r>
      <w:proofErr w:type="spellStart"/>
      <w:r w:rsidRPr="00290F94">
        <w:rPr>
          <w:rFonts w:asciiTheme="majorBidi" w:hAnsiTheme="majorBidi" w:cstheme="majorBidi"/>
          <w:sz w:val="28"/>
          <w:szCs w:val="28"/>
        </w:rPr>
        <w:t>McClosky</w:t>
      </w:r>
      <w:proofErr w:type="spellEnd"/>
      <w:r w:rsidRPr="00290F94">
        <w:rPr>
          <w:rFonts w:asciiTheme="majorBidi" w:hAnsiTheme="majorBidi" w:cstheme="majorBidi"/>
          <w:sz w:val="28"/>
          <w:szCs w:val="28"/>
        </w:rPr>
        <w:t xml:space="preserve">, Eugene </w:t>
      </w:r>
      <w:proofErr w:type="spellStart"/>
      <w:r w:rsidRPr="00290F94">
        <w:rPr>
          <w:rFonts w:asciiTheme="majorBidi" w:hAnsiTheme="majorBidi" w:cstheme="majorBidi"/>
          <w:sz w:val="28"/>
          <w:szCs w:val="28"/>
        </w:rPr>
        <w:t>Charniak</w:t>
      </w:r>
      <w:proofErr w:type="spellEnd"/>
      <w:r w:rsidRPr="00290F94">
        <w:rPr>
          <w:rFonts w:asciiTheme="majorBidi" w:hAnsiTheme="majorBidi" w:cstheme="majorBidi"/>
          <w:sz w:val="28"/>
          <w:szCs w:val="28"/>
        </w:rPr>
        <w:t>, and Mark Johnson. Effective self-training for parsing. In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Proceedings of the Human Language Technology Conference of the NAACL, Main Conference,</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pages 152–159. ACL, June 2006.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lastRenderedPageBreak/>
        <w:t xml:space="preserve">11[27] </w:t>
      </w:r>
      <w:proofErr w:type="spellStart"/>
      <w:r w:rsidRPr="00290F94">
        <w:rPr>
          <w:rFonts w:asciiTheme="majorBidi" w:hAnsiTheme="majorBidi" w:cstheme="majorBidi"/>
          <w:sz w:val="28"/>
          <w:szCs w:val="28"/>
        </w:rPr>
        <w:t>Ankur</w:t>
      </w:r>
      <w:proofErr w:type="spellEnd"/>
      <w:r w:rsidRPr="00290F94">
        <w:rPr>
          <w:rFonts w:asciiTheme="majorBidi" w:hAnsiTheme="majorBidi" w:cstheme="majorBidi"/>
          <w:sz w:val="28"/>
          <w:szCs w:val="28"/>
        </w:rPr>
        <w:t xml:space="preserve"> Parikh, Oscar </w:t>
      </w:r>
      <w:proofErr w:type="spellStart"/>
      <w:r w:rsidRPr="00290F94">
        <w:rPr>
          <w:rFonts w:asciiTheme="majorBidi" w:hAnsiTheme="majorBidi" w:cstheme="majorBidi"/>
          <w:sz w:val="28"/>
          <w:szCs w:val="28"/>
        </w:rPr>
        <w:t>Täckström</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Dipanjan</w:t>
      </w:r>
      <w:proofErr w:type="spellEnd"/>
      <w:r w:rsidRPr="00290F94">
        <w:rPr>
          <w:rFonts w:asciiTheme="majorBidi" w:hAnsiTheme="majorBidi" w:cstheme="majorBidi"/>
          <w:sz w:val="28"/>
          <w:szCs w:val="28"/>
        </w:rPr>
        <w:t xml:space="preserve"> Das, and </w:t>
      </w:r>
      <w:proofErr w:type="spellStart"/>
      <w:r w:rsidRPr="00290F94">
        <w:rPr>
          <w:rFonts w:asciiTheme="majorBidi" w:hAnsiTheme="majorBidi" w:cstheme="majorBidi"/>
          <w:sz w:val="28"/>
          <w:szCs w:val="28"/>
        </w:rPr>
        <w:t>Jakob</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Uszkoreit</w:t>
      </w:r>
      <w:proofErr w:type="spellEnd"/>
      <w:r w:rsidRPr="00290F94">
        <w:rPr>
          <w:rFonts w:asciiTheme="majorBidi" w:hAnsiTheme="majorBidi" w:cstheme="majorBidi"/>
          <w:sz w:val="28"/>
          <w:szCs w:val="28"/>
        </w:rPr>
        <w:t>. A decomposable attention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model. In Empirical Methods in Natural Language Processing,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[28] </w:t>
      </w:r>
      <w:proofErr w:type="spellStart"/>
      <w:r w:rsidRPr="00290F94">
        <w:rPr>
          <w:rFonts w:asciiTheme="majorBidi" w:hAnsiTheme="majorBidi" w:cstheme="majorBidi"/>
          <w:sz w:val="28"/>
          <w:szCs w:val="28"/>
        </w:rPr>
        <w:t>Romain</w:t>
      </w:r>
      <w:proofErr w:type="spellEnd"/>
      <w:r w:rsidRPr="00290F94">
        <w:rPr>
          <w:rFonts w:asciiTheme="majorBidi" w:hAnsiTheme="majorBidi" w:cstheme="majorBidi"/>
          <w:sz w:val="28"/>
          <w:szCs w:val="28"/>
        </w:rPr>
        <w:t xml:space="preserve"> Paulus, </w:t>
      </w:r>
      <w:proofErr w:type="spellStart"/>
      <w:r w:rsidRPr="00290F94">
        <w:rPr>
          <w:rFonts w:asciiTheme="majorBidi" w:hAnsiTheme="majorBidi" w:cstheme="majorBidi"/>
          <w:sz w:val="28"/>
          <w:szCs w:val="28"/>
        </w:rPr>
        <w:t>Caiming</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Xiong</w:t>
      </w:r>
      <w:proofErr w:type="spellEnd"/>
      <w:r w:rsidRPr="00290F94">
        <w:rPr>
          <w:rFonts w:asciiTheme="majorBidi" w:hAnsiTheme="majorBidi" w:cstheme="majorBidi"/>
          <w:sz w:val="28"/>
          <w:szCs w:val="28"/>
        </w:rPr>
        <w:t xml:space="preserve">, and Richard </w:t>
      </w:r>
      <w:proofErr w:type="spellStart"/>
      <w:r w:rsidRPr="00290F94">
        <w:rPr>
          <w:rFonts w:asciiTheme="majorBidi" w:hAnsiTheme="majorBidi" w:cstheme="majorBidi"/>
          <w:sz w:val="28"/>
          <w:szCs w:val="28"/>
        </w:rPr>
        <w:t>Socher</w:t>
      </w:r>
      <w:proofErr w:type="spellEnd"/>
      <w:r w:rsidRPr="00290F94">
        <w:rPr>
          <w:rFonts w:asciiTheme="majorBidi" w:hAnsiTheme="majorBidi" w:cstheme="majorBidi"/>
          <w:sz w:val="28"/>
          <w:szCs w:val="28"/>
        </w:rPr>
        <w:t>. A deep reinforced model for abstractive</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summarization.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arXiv:1705.04304, 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[29] Slav </w:t>
      </w:r>
      <w:proofErr w:type="spellStart"/>
      <w:r w:rsidRPr="00290F94">
        <w:rPr>
          <w:rFonts w:asciiTheme="majorBidi" w:hAnsiTheme="majorBidi" w:cstheme="majorBidi"/>
          <w:sz w:val="28"/>
          <w:szCs w:val="28"/>
        </w:rPr>
        <w:t>Petrov</w:t>
      </w:r>
      <w:proofErr w:type="spellEnd"/>
      <w:r w:rsidRPr="00290F94">
        <w:rPr>
          <w:rFonts w:asciiTheme="majorBidi" w:hAnsiTheme="majorBidi" w:cstheme="majorBidi"/>
          <w:sz w:val="28"/>
          <w:szCs w:val="28"/>
        </w:rPr>
        <w:t xml:space="preserve">, Leon Barrett, </w:t>
      </w:r>
      <w:proofErr w:type="spellStart"/>
      <w:r w:rsidRPr="00290F94">
        <w:rPr>
          <w:rFonts w:asciiTheme="majorBidi" w:hAnsiTheme="majorBidi" w:cstheme="majorBidi"/>
          <w:sz w:val="28"/>
          <w:szCs w:val="28"/>
        </w:rPr>
        <w:t>Romain</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Thibaux</w:t>
      </w:r>
      <w:proofErr w:type="spellEnd"/>
      <w:r w:rsidRPr="00290F94">
        <w:rPr>
          <w:rFonts w:asciiTheme="majorBidi" w:hAnsiTheme="majorBidi" w:cstheme="majorBidi"/>
          <w:sz w:val="28"/>
          <w:szCs w:val="28"/>
        </w:rPr>
        <w:t>, and Dan Klein. Learning accurate, compact,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and interpretable tree annotation. In Proceedings of the 21st International Conference on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Computational Linguistics and 44th Annual Meeting of the ACL, pages 433–440. ACL, July</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2006.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[30] </w:t>
      </w:r>
      <w:proofErr w:type="spellStart"/>
      <w:r w:rsidRPr="00290F94">
        <w:rPr>
          <w:rFonts w:asciiTheme="majorBidi" w:hAnsiTheme="majorBidi" w:cstheme="majorBidi"/>
          <w:sz w:val="28"/>
          <w:szCs w:val="28"/>
        </w:rPr>
        <w:t>Ofir</w:t>
      </w:r>
      <w:proofErr w:type="spellEnd"/>
      <w:r w:rsidRPr="00290F94">
        <w:rPr>
          <w:rFonts w:asciiTheme="majorBidi" w:hAnsiTheme="majorBidi" w:cstheme="majorBidi"/>
          <w:sz w:val="28"/>
          <w:szCs w:val="28"/>
        </w:rPr>
        <w:t xml:space="preserve"> Press and </w:t>
      </w:r>
      <w:proofErr w:type="spellStart"/>
      <w:r w:rsidRPr="00290F94">
        <w:rPr>
          <w:rFonts w:asciiTheme="majorBidi" w:hAnsiTheme="majorBidi" w:cstheme="majorBidi"/>
          <w:sz w:val="28"/>
          <w:szCs w:val="28"/>
        </w:rPr>
        <w:t>Lior</w:t>
      </w:r>
      <w:proofErr w:type="spellEnd"/>
      <w:r w:rsidRPr="00290F94">
        <w:rPr>
          <w:rFonts w:asciiTheme="majorBidi" w:hAnsiTheme="majorBidi" w:cstheme="majorBidi"/>
          <w:sz w:val="28"/>
          <w:szCs w:val="28"/>
        </w:rPr>
        <w:t xml:space="preserve"> Wolf. Using the output embedding to improve language models. </w:t>
      </w:r>
      <w:proofErr w:type="spellStart"/>
      <w:r w:rsidRPr="00290F94">
        <w:rPr>
          <w:rFonts w:asciiTheme="majorBidi" w:hAnsiTheme="majorBidi" w:cstheme="majorBidi"/>
          <w:sz w:val="28"/>
          <w:szCs w:val="28"/>
        </w:rPr>
        <w:t>arXiv</w:t>
      </w:r>
      <w:proofErr w:type="spellEnd"/>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preprint arXiv:1608.05859,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[31] Rico </w:t>
      </w:r>
      <w:proofErr w:type="spellStart"/>
      <w:r w:rsidRPr="00290F94">
        <w:rPr>
          <w:rFonts w:asciiTheme="majorBidi" w:hAnsiTheme="majorBidi" w:cstheme="majorBidi"/>
          <w:sz w:val="28"/>
          <w:szCs w:val="28"/>
        </w:rPr>
        <w:t>Sennrich</w:t>
      </w:r>
      <w:proofErr w:type="spellEnd"/>
      <w:r w:rsidRPr="00290F94">
        <w:rPr>
          <w:rFonts w:asciiTheme="majorBidi" w:hAnsiTheme="majorBidi" w:cstheme="majorBidi"/>
          <w:sz w:val="28"/>
          <w:szCs w:val="28"/>
        </w:rPr>
        <w:t xml:space="preserve">, Barry </w:t>
      </w:r>
      <w:proofErr w:type="spellStart"/>
      <w:r w:rsidRPr="00290F94">
        <w:rPr>
          <w:rFonts w:asciiTheme="majorBidi" w:hAnsiTheme="majorBidi" w:cstheme="majorBidi"/>
          <w:sz w:val="28"/>
          <w:szCs w:val="28"/>
        </w:rPr>
        <w:t>Haddow</w:t>
      </w:r>
      <w:proofErr w:type="spellEnd"/>
      <w:r w:rsidRPr="00290F94">
        <w:rPr>
          <w:rFonts w:asciiTheme="majorBidi" w:hAnsiTheme="majorBidi" w:cstheme="majorBidi"/>
          <w:sz w:val="28"/>
          <w:szCs w:val="28"/>
        </w:rPr>
        <w:t>, and Alexandra Birch. Neural machine translation of rare words</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with </w:t>
      </w:r>
      <w:proofErr w:type="spellStart"/>
      <w:r w:rsidRPr="00290F94">
        <w:rPr>
          <w:rFonts w:asciiTheme="majorBidi" w:hAnsiTheme="majorBidi" w:cstheme="majorBidi"/>
          <w:sz w:val="28"/>
          <w:szCs w:val="28"/>
        </w:rPr>
        <w:t>subword</w:t>
      </w:r>
      <w:proofErr w:type="spellEnd"/>
      <w:r w:rsidRPr="00290F94">
        <w:rPr>
          <w:rFonts w:asciiTheme="majorBidi" w:hAnsiTheme="majorBidi" w:cstheme="majorBidi"/>
          <w:sz w:val="28"/>
          <w:szCs w:val="28"/>
        </w:rPr>
        <w:t xml:space="preserve"> units.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arXiv:1508.07909, 2015.</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[32] Noam </w:t>
      </w:r>
      <w:proofErr w:type="spellStart"/>
      <w:r w:rsidRPr="00290F94">
        <w:rPr>
          <w:rFonts w:asciiTheme="majorBidi" w:hAnsiTheme="majorBidi" w:cstheme="majorBidi"/>
          <w:sz w:val="28"/>
          <w:szCs w:val="28"/>
        </w:rPr>
        <w:t>Shazeer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Azalia</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Mirhoseini</w:t>
      </w:r>
      <w:proofErr w:type="spellEnd"/>
      <w:r w:rsidRPr="00290F94">
        <w:rPr>
          <w:rFonts w:asciiTheme="majorBidi" w:hAnsiTheme="majorBidi" w:cstheme="majorBidi"/>
          <w:sz w:val="28"/>
          <w:szCs w:val="28"/>
        </w:rPr>
        <w:t xml:space="preserve">, Krzysztof </w:t>
      </w:r>
      <w:proofErr w:type="spellStart"/>
      <w:r w:rsidRPr="00290F94">
        <w:rPr>
          <w:rFonts w:asciiTheme="majorBidi" w:hAnsiTheme="majorBidi" w:cstheme="majorBidi"/>
          <w:sz w:val="28"/>
          <w:szCs w:val="28"/>
        </w:rPr>
        <w:t>Maziarz</w:t>
      </w:r>
      <w:proofErr w:type="spellEnd"/>
      <w:r w:rsidRPr="00290F94">
        <w:rPr>
          <w:rFonts w:asciiTheme="majorBidi" w:hAnsiTheme="majorBidi" w:cstheme="majorBidi"/>
          <w:sz w:val="28"/>
          <w:szCs w:val="28"/>
        </w:rPr>
        <w:t xml:space="preserve">, Andy Davis, </w:t>
      </w:r>
      <w:proofErr w:type="spellStart"/>
      <w:r w:rsidRPr="00290F94">
        <w:rPr>
          <w:rFonts w:asciiTheme="majorBidi" w:hAnsiTheme="majorBidi" w:cstheme="majorBidi"/>
          <w:sz w:val="28"/>
          <w:szCs w:val="28"/>
        </w:rPr>
        <w:t>Quoc</w:t>
      </w:r>
      <w:proofErr w:type="spellEnd"/>
      <w:r w:rsidRPr="00290F94">
        <w:rPr>
          <w:rFonts w:asciiTheme="majorBidi" w:hAnsiTheme="majorBidi" w:cstheme="majorBidi"/>
          <w:sz w:val="28"/>
          <w:szCs w:val="28"/>
        </w:rPr>
        <w:t xml:space="preserve"> Le, Geoffrey Hinton,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and Jeff Dean. Outrageously large neural networks: The sparsely-gated mixture-of-experts</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layer.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 arXiv:1701.06538, 2017.</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[33] </w:t>
      </w:r>
      <w:proofErr w:type="spellStart"/>
      <w:r w:rsidRPr="00290F94">
        <w:rPr>
          <w:rFonts w:asciiTheme="majorBidi" w:hAnsiTheme="majorBidi" w:cstheme="majorBidi"/>
          <w:sz w:val="28"/>
          <w:szCs w:val="28"/>
        </w:rPr>
        <w:t>Nitish</w:t>
      </w:r>
      <w:proofErr w:type="spellEnd"/>
      <w:r w:rsidRPr="00290F94">
        <w:rPr>
          <w:rFonts w:asciiTheme="majorBidi" w:hAnsiTheme="majorBidi" w:cstheme="majorBidi"/>
          <w:sz w:val="28"/>
          <w:szCs w:val="28"/>
        </w:rPr>
        <w:t xml:space="preserve"> Srivastava, Geoffrey E Hinton, Alex </w:t>
      </w:r>
      <w:proofErr w:type="spellStart"/>
      <w:r w:rsidRPr="00290F94">
        <w:rPr>
          <w:rFonts w:asciiTheme="majorBidi" w:hAnsiTheme="majorBidi" w:cstheme="majorBidi"/>
          <w:sz w:val="28"/>
          <w:szCs w:val="28"/>
        </w:rPr>
        <w:t>Krizhevsky</w:t>
      </w:r>
      <w:proofErr w:type="spellEnd"/>
      <w:r w:rsidRPr="00290F94">
        <w:rPr>
          <w:rFonts w:asciiTheme="majorBidi" w:hAnsiTheme="majorBidi" w:cstheme="majorBidi"/>
          <w:sz w:val="28"/>
          <w:szCs w:val="28"/>
        </w:rPr>
        <w:t xml:space="preserve">, Ilya </w:t>
      </w:r>
      <w:proofErr w:type="spellStart"/>
      <w:r w:rsidRPr="00290F94">
        <w:rPr>
          <w:rFonts w:asciiTheme="majorBidi" w:hAnsiTheme="majorBidi" w:cstheme="majorBidi"/>
          <w:sz w:val="28"/>
          <w:szCs w:val="28"/>
        </w:rPr>
        <w:t>Sutskever</w:t>
      </w:r>
      <w:proofErr w:type="spellEnd"/>
      <w:r w:rsidRPr="00290F94">
        <w:rPr>
          <w:rFonts w:asciiTheme="majorBidi" w:hAnsiTheme="majorBidi" w:cstheme="majorBidi"/>
          <w:sz w:val="28"/>
          <w:szCs w:val="28"/>
        </w:rPr>
        <w:t xml:space="preserve">, and </w:t>
      </w:r>
      <w:proofErr w:type="spellStart"/>
      <w:r w:rsidRPr="00290F94">
        <w:rPr>
          <w:rFonts w:asciiTheme="majorBidi" w:hAnsiTheme="majorBidi" w:cstheme="majorBidi"/>
          <w:sz w:val="28"/>
          <w:szCs w:val="28"/>
        </w:rPr>
        <w:t>Ruslan</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Salakhutdinov</w:t>
      </w:r>
      <w:proofErr w:type="spellEnd"/>
      <w:r w:rsidRPr="00290F94">
        <w:rPr>
          <w:rFonts w:asciiTheme="majorBidi" w:hAnsiTheme="majorBidi" w:cstheme="majorBidi"/>
          <w:sz w:val="28"/>
          <w:szCs w:val="28"/>
        </w:rPr>
        <w:t>. Dropout: a simple way to prevent neural networks from overfitting. Journal of Machine</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Learning Research, 15(1):1929–1958, 2014.</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[34] </w:t>
      </w:r>
      <w:proofErr w:type="spellStart"/>
      <w:r w:rsidRPr="00290F94">
        <w:rPr>
          <w:rFonts w:asciiTheme="majorBidi" w:hAnsiTheme="majorBidi" w:cstheme="majorBidi"/>
          <w:sz w:val="28"/>
          <w:szCs w:val="28"/>
        </w:rPr>
        <w:t>Sainbayar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Sukhbaatar</w:t>
      </w:r>
      <w:proofErr w:type="spellEnd"/>
      <w:r w:rsidRPr="00290F94">
        <w:rPr>
          <w:rFonts w:asciiTheme="majorBidi" w:hAnsiTheme="majorBidi" w:cstheme="majorBidi"/>
          <w:sz w:val="28"/>
          <w:szCs w:val="28"/>
        </w:rPr>
        <w:t xml:space="preserve">, Arthur </w:t>
      </w:r>
      <w:proofErr w:type="spellStart"/>
      <w:r w:rsidRPr="00290F94">
        <w:rPr>
          <w:rFonts w:asciiTheme="majorBidi" w:hAnsiTheme="majorBidi" w:cstheme="majorBidi"/>
          <w:sz w:val="28"/>
          <w:szCs w:val="28"/>
        </w:rPr>
        <w:t>Szlam</w:t>
      </w:r>
      <w:proofErr w:type="spellEnd"/>
      <w:r w:rsidRPr="00290F94">
        <w:rPr>
          <w:rFonts w:asciiTheme="majorBidi" w:hAnsiTheme="majorBidi" w:cstheme="majorBidi"/>
          <w:sz w:val="28"/>
          <w:szCs w:val="28"/>
        </w:rPr>
        <w:t>, Jason Weston, and Rob Fergus. End-to-end memory</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networks. In C. Cortes, N. D. Lawrence, D. D. Lee, M. Sugiyama, and R. Garnett, editors,</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Advances in Neural Information Processing Systems 28, pages 2440–2448. Curran Associates,</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Inc., 2015.</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lastRenderedPageBreak/>
        <w:t xml:space="preserve">[35] Ilya </w:t>
      </w:r>
      <w:proofErr w:type="spellStart"/>
      <w:r w:rsidRPr="00290F94">
        <w:rPr>
          <w:rFonts w:asciiTheme="majorBidi" w:hAnsiTheme="majorBidi" w:cstheme="majorBidi"/>
          <w:sz w:val="28"/>
          <w:szCs w:val="28"/>
        </w:rPr>
        <w:t>Sutskever</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Oriol</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Vinyals</w:t>
      </w:r>
      <w:proofErr w:type="spellEnd"/>
      <w:r w:rsidRPr="00290F94">
        <w:rPr>
          <w:rFonts w:asciiTheme="majorBidi" w:hAnsiTheme="majorBidi" w:cstheme="majorBidi"/>
          <w:sz w:val="28"/>
          <w:szCs w:val="28"/>
        </w:rPr>
        <w:t xml:space="preserve">, and </w:t>
      </w:r>
      <w:proofErr w:type="spellStart"/>
      <w:r w:rsidRPr="00290F94">
        <w:rPr>
          <w:rFonts w:asciiTheme="majorBidi" w:hAnsiTheme="majorBidi" w:cstheme="majorBidi"/>
          <w:sz w:val="28"/>
          <w:szCs w:val="28"/>
        </w:rPr>
        <w:t>Quoc</w:t>
      </w:r>
      <w:proofErr w:type="spellEnd"/>
      <w:r w:rsidRPr="00290F94">
        <w:rPr>
          <w:rFonts w:asciiTheme="majorBidi" w:hAnsiTheme="majorBidi" w:cstheme="majorBidi"/>
          <w:sz w:val="28"/>
          <w:szCs w:val="28"/>
        </w:rPr>
        <w:t xml:space="preserve"> VV Le. Sequence to sequence learning with neural</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networks. In Advances in Neural Information Processing Systems, pages 3104–3112, 2014.</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[36] Christian </w:t>
      </w:r>
      <w:proofErr w:type="spellStart"/>
      <w:r w:rsidRPr="00290F94">
        <w:rPr>
          <w:rFonts w:asciiTheme="majorBidi" w:hAnsiTheme="majorBidi" w:cstheme="majorBidi"/>
          <w:sz w:val="28"/>
          <w:szCs w:val="28"/>
        </w:rPr>
        <w:t>Szegedy</w:t>
      </w:r>
      <w:proofErr w:type="spellEnd"/>
      <w:r w:rsidRPr="00290F94">
        <w:rPr>
          <w:rFonts w:asciiTheme="majorBidi" w:hAnsiTheme="majorBidi" w:cstheme="majorBidi"/>
          <w:sz w:val="28"/>
          <w:szCs w:val="28"/>
        </w:rPr>
        <w:t xml:space="preserve">, Vincent </w:t>
      </w:r>
      <w:proofErr w:type="spellStart"/>
      <w:r w:rsidRPr="00290F94">
        <w:rPr>
          <w:rFonts w:asciiTheme="majorBidi" w:hAnsiTheme="majorBidi" w:cstheme="majorBidi"/>
          <w:sz w:val="28"/>
          <w:szCs w:val="28"/>
        </w:rPr>
        <w:t>Vanhoucke</w:t>
      </w:r>
      <w:proofErr w:type="spellEnd"/>
      <w:r w:rsidRPr="00290F94">
        <w:rPr>
          <w:rFonts w:asciiTheme="majorBidi" w:hAnsiTheme="majorBidi" w:cstheme="majorBidi"/>
          <w:sz w:val="28"/>
          <w:szCs w:val="28"/>
        </w:rPr>
        <w:t xml:space="preserve">, Sergey </w:t>
      </w:r>
      <w:proofErr w:type="spellStart"/>
      <w:r w:rsidRPr="00290F94">
        <w:rPr>
          <w:rFonts w:asciiTheme="majorBidi" w:hAnsiTheme="majorBidi" w:cstheme="majorBidi"/>
          <w:sz w:val="28"/>
          <w:szCs w:val="28"/>
        </w:rPr>
        <w:t>Ioffe</w:t>
      </w:r>
      <w:proofErr w:type="spellEnd"/>
      <w:r w:rsidRPr="00290F94">
        <w:rPr>
          <w:rFonts w:asciiTheme="majorBidi" w:hAnsiTheme="majorBidi" w:cstheme="majorBidi"/>
          <w:sz w:val="28"/>
          <w:szCs w:val="28"/>
        </w:rPr>
        <w:t xml:space="preserve">, Jonathon </w:t>
      </w:r>
      <w:proofErr w:type="spellStart"/>
      <w:r w:rsidRPr="00290F94">
        <w:rPr>
          <w:rFonts w:asciiTheme="majorBidi" w:hAnsiTheme="majorBidi" w:cstheme="majorBidi"/>
          <w:sz w:val="28"/>
          <w:szCs w:val="28"/>
        </w:rPr>
        <w:t>Shlens</w:t>
      </w:r>
      <w:proofErr w:type="spellEnd"/>
      <w:r w:rsidRPr="00290F94">
        <w:rPr>
          <w:rFonts w:asciiTheme="majorBidi" w:hAnsiTheme="majorBidi" w:cstheme="majorBidi"/>
          <w:sz w:val="28"/>
          <w:szCs w:val="28"/>
        </w:rPr>
        <w:t xml:space="preserve">, and </w:t>
      </w:r>
      <w:proofErr w:type="spellStart"/>
      <w:r w:rsidRPr="00290F94">
        <w:rPr>
          <w:rFonts w:asciiTheme="majorBidi" w:hAnsiTheme="majorBidi" w:cstheme="majorBidi"/>
          <w:sz w:val="28"/>
          <w:szCs w:val="28"/>
        </w:rPr>
        <w:t>Zbigniew</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Wojna</w:t>
      </w:r>
      <w:proofErr w:type="spellEnd"/>
      <w:r w:rsidRPr="00290F94">
        <w:rPr>
          <w:rFonts w:asciiTheme="majorBidi" w:hAnsiTheme="majorBidi" w:cstheme="majorBidi"/>
          <w:sz w:val="28"/>
          <w:szCs w:val="28"/>
        </w:rPr>
        <w: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Rethinking the inception architecture for computer vision. </w:t>
      </w:r>
      <w:proofErr w:type="spellStart"/>
      <w:r w:rsidRPr="00290F94">
        <w:rPr>
          <w:rFonts w:asciiTheme="majorBidi" w:hAnsiTheme="majorBidi" w:cstheme="majorBidi"/>
          <w:sz w:val="28"/>
          <w:szCs w:val="28"/>
        </w:rPr>
        <w:t>CoRR</w:t>
      </w:r>
      <w:proofErr w:type="spellEnd"/>
      <w:r w:rsidRPr="00290F94">
        <w:rPr>
          <w:rFonts w:asciiTheme="majorBidi" w:hAnsiTheme="majorBidi" w:cstheme="majorBidi"/>
          <w:sz w:val="28"/>
          <w:szCs w:val="28"/>
        </w:rPr>
        <w:t>, abs/1512.00567, 2015.</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[37] </w:t>
      </w:r>
      <w:proofErr w:type="spellStart"/>
      <w:r w:rsidRPr="00290F94">
        <w:rPr>
          <w:rFonts w:asciiTheme="majorBidi" w:hAnsiTheme="majorBidi" w:cstheme="majorBidi"/>
          <w:sz w:val="28"/>
          <w:szCs w:val="28"/>
        </w:rPr>
        <w:t>Vinyals</w:t>
      </w:r>
      <w:proofErr w:type="spellEnd"/>
      <w:r w:rsidRPr="00290F94">
        <w:rPr>
          <w:rFonts w:asciiTheme="majorBidi" w:hAnsiTheme="majorBidi" w:cstheme="majorBidi"/>
          <w:sz w:val="28"/>
          <w:szCs w:val="28"/>
        </w:rPr>
        <w:t xml:space="preserve"> &amp; Kaiser, Koo, </w:t>
      </w:r>
      <w:proofErr w:type="spellStart"/>
      <w:r w:rsidRPr="00290F94">
        <w:rPr>
          <w:rFonts w:asciiTheme="majorBidi" w:hAnsiTheme="majorBidi" w:cstheme="majorBidi"/>
          <w:sz w:val="28"/>
          <w:szCs w:val="28"/>
        </w:rPr>
        <w:t>Petrov</w:t>
      </w:r>
      <w:proofErr w:type="spellEnd"/>
      <w:r w:rsidRPr="00290F94">
        <w:rPr>
          <w:rFonts w:asciiTheme="majorBidi" w:hAnsiTheme="majorBidi" w:cstheme="majorBidi"/>
          <w:sz w:val="28"/>
          <w:szCs w:val="28"/>
        </w:rPr>
        <w:t xml:space="preserve">, </w:t>
      </w:r>
      <w:proofErr w:type="spellStart"/>
      <w:r w:rsidRPr="00290F94">
        <w:rPr>
          <w:rFonts w:asciiTheme="majorBidi" w:hAnsiTheme="majorBidi" w:cstheme="majorBidi"/>
          <w:sz w:val="28"/>
          <w:szCs w:val="28"/>
        </w:rPr>
        <w:t>Sutskever</w:t>
      </w:r>
      <w:proofErr w:type="spellEnd"/>
      <w:r w:rsidRPr="00290F94">
        <w:rPr>
          <w:rFonts w:asciiTheme="majorBidi" w:hAnsiTheme="majorBidi" w:cstheme="majorBidi"/>
          <w:sz w:val="28"/>
          <w:szCs w:val="28"/>
        </w:rPr>
        <w:t>, and Hinton. Grammar as a foreign language. In</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Advances in Neural Information Processing Systems, 2015.</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[38] </w:t>
      </w:r>
      <w:proofErr w:type="spellStart"/>
      <w:r w:rsidRPr="00290F94">
        <w:rPr>
          <w:rFonts w:asciiTheme="majorBidi" w:hAnsiTheme="majorBidi" w:cstheme="majorBidi"/>
          <w:sz w:val="28"/>
          <w:szCs w:val="28"/>
        </w:rPr>
        <w:t>Yonghui</w:t>
      </w:r>
      <w:proofErr w:type="spellEnd"/>
      <w:r w:rsidRPr="00290F94">
        <w:rPr>
          <w:rFonts w:asciiTheme="majorBidi" w:hAnsiTheme="majorBidi" w:cstheme="majorBidi"/>
          <w:sz w:val="28"/>
          <w:szCs w:val="28"/>
        </w:rPr>
        <w:t xml:space="preserve"> Wu, Mike Schuster, </w:t>
      </w:r>
      <w:proofErr w:type="spellStart"/>
      <w:r w:rsidRPr="00290F94">
        <w:rPr>
          <w:rFonts w:asciiTheme="majorBidi" w:hAnsiTheme="majorBidi" w:cstheme="majorBidi"/>
          <w:sz w:val="28"/>
          <w:szCs w:val="28"/>
        </w:rPr>
        <w:t>Zhifeng</w:t>
      </w:r>
      <w:proofErr w:type="spellEnd"/>
      <w:r w:rsidRPr="00290F94">
        <w:rPr>
          <w:rFonts w:asciiTheme="majorBidi" w:hAnsiTheme="majorBidi" w:cstheme="majorBidi"/>
          <w:sz w:val="28"/>
          <w:szCs w:val="28"/>
        </w:rPr>
        <w:t xml:space="preserve"> Chen, </w:t>
      </w:r>
      <w:proofErr w:type="spellStart"/>
      <w:r w:rsidRPr="00290F94">
        <w:rPr>
          <w:rFonts w:asciiTheme="majorBidi" w:hAnsiTheme="majorBidi" w:cstheme="majorBidi"/>
          <w:sz w:val="28"/>
          <w:szCs w:val="28"/>
        </w:rPr>
        <w:t>Quoc</w:t>
      </w:r>
      <w:proofErr w:type="spellEnd"/>
      <w:r w:rsidRPr="00290F94">
        <w:rPr>
          <w:rFonts w:asciiTheme="majorBidi" w:hAnsiTheme="majorBidi" w:cstheme="majorBidi"/>
          <w:sz w:val="28"/>
          <w:szCs w:val="28"/>
        </w:rPr>
        <w:t xml:space="preserve"> V Le, Mohammad </w:t>
      </w:r>
      <w:proofErr w:type="spellStart"/>
      <w:r w:rsidRPr="00290F94">
        <w:rPr>
          <w:rFonts w:asciiTheme="majorBidi" w:hAnsiTheme="majorBidi" w:cstheme="majorBidi"/>
          <w:sz w:val="28"/>
          <w:szCs w:val="28"/>
        </w:rPr>
        <w:t>Norouzi</w:t>
      </w:r>
      <w:proofErr w:type="spellEnd"/>
      <w:r w:rsidRPr="00290F94">
        <w:rPr>
          <w:rFonts w:asciiTheme="majorBidi" w:hAnsiTheme="majorBidi" w:cstheme="majorBidi"/>
          <w:sz w:val="28"/>
          <w:szCs w:val="28"/>
        </w:rPr>
        <w:t>, Wolfgang</w:t>
      </w:r>
    </w:p>
    <w:p w:rsidR="00290F94" w:rsidRPr="00290F94" w:rsidRDefault="00290F94" w:rsidP="00290F94">
      <w:pPr>
        <w:pStyle w:val="ListParagraph"/>
        <w:numPr>
          <w:ilvl w:val="0"/>
          <w:numId w:val="2"/>
        </w:numPr>
        <w:rPr>
          <w:rFonts w:asciiTheme="majorBidi" w:hAnsiTheme="majorBidi" w:cstheme="majorBidi"/>
          <w:sz w:val="28"/>
          <w:szCs w:val="28"/>
        </w:rPr>
      </w:pPr>
      <w:proofErr w:type="spellStart"/>
      <w:r w:rsidRPr="00290F94">
        <w:rPr>
          <w:rFonts w:asciiTheme="majorBidi" w:hAnsiTheme="majorBidi" w:cstheme="majorBidi"/>
          <w:sz w:val="28"/>
          <w:szCs w:val="28"/>
        </w:rPr>
        <w:t>Macherey</w:t>
      </w:r>
      <w:proofErr w:type="spellEnd"/>
      <w:r w:rsidRPr="00290F94">
        <w:rPr>
          <w:rFonts w:asciiTheme="majorBidi" w:hAnsiTheme="majorBidi" w:cstheme="majorBidi"/>
          <w:sz w:val="28"/>
          <w:szCs w:val="28"/>
        </w:rPr>
        <w:t xml:space="preserve">, Maxim </w:t>
      </w:r>
      <w:proofErr w:type="spellStart"/>
      <w:r w:rsidRPr="00290F94">
        <w:rPr>
          <w:rFonts w:asciiTheme="majorBidi" w:hAnsiTheme="majorBidi" w:cstheme="majorBidi"/>
          <w:sz w:val="28"/>
          <w:szCs w:val="28"/>
        </w:rPr>
        <w:t>Krikun</w:t>
      </w:r>
      <w:proofErr w:type="spellEnd"/>
      <w:r w:rsidRPr="00290F94">
        <w:rPr>
          <w:rFonts w:asciiTheme="majorBidi" w:hAnsiTheme="majorBidi" w:cstheme="majorBidi"/>
          <w:sz w:val="28"/>
          <w:szCs w:val="28"/>
        </w:rPr>
        <w:t xml:space="preserve">, Yuan Cao, Qin Gao, Klaus </w:t>
      </w:r>
      <w:proofErr w:type="spellStart"/>
      <w:r w:rsidRPr="00290F94">
        <w:rPr>
          <w:rFonts w:asciiTheme="majorBidi" w:hAnsiTheme="majorBidi" w:cstheme="majorBidi"/>
          <w:sz w:val="28"/>
          <w:szCs w:val="28"/>
        </w:rPr>
        <w:t>Macherey</w:t>
      </w:r>
      <w:proofErr w:type="spellEnd"/>
      <w:r w:rsidRPr="00290F94">
        <w:rPr>
          <w:rFonts w:asciiTheme="majorBidi" w:hAnsiTheme="majorBidi" w:cstheme="majorBidi"/>
          <w:sz w:val="28"/>
          <w:szCs w:val="28"/>
        </w:rPr>
        <w:t>, et al. Google’s neural machine</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translation system: Bridging the gap between human and machine translation. </w:t>
      </w:r>
      <w:proofErr w:type="spellStart"/>
      <w:r w:rsidRPr="00290F94">
        <w:rPr>
          <w:rFonts w:asciiTheme="majorBidi" w:hAnsiTheme="majorBidi" w:cstheme="majorBidi"/>
          <w:sz w:val="28"/>
          <w:szCs w:val="28"/>
        </w:rPr>
        <w:t>arXiv</w:t>
      </w:r>
      <w:proofErr w:type="spellEnd"/>
      <w:r w:rsidRPr="00290F94">
        <w:rPr>
          <w:rFonts w:asciiTheme="majorBidi" w:hAnsiTheme="majorBidi" w:cstheme="majorBidi"/>
          <w:sz w:val="28"/>
          <w:szCs w:val="28"/>
        </w:rPr>
        <w:t xml:space="preserve"> preprint</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arXiv:1609.08144,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[39] </w:t>
      </w:r>
      <w:proofErr w:type="spellStart"/>
      <w:r w:rsidRPr="00290F94">
        <w:rPr>
          <w:rFonts w:asciiTheme="majorBidi" w:hAnsiTheme="majorBidi" w:cstheme="majorBidi"/>
          <w:sz w:val="28"/>
          <w:szCs w:val="28"/>
        </w:rPr>
        <w:t>Jie</w:t>
      </w:r>
      <w:proofErr w:type="spellEnd"/>
      <w:r w:rsidRPr="00290F94">
        <w:rPr>
          <w:rFonts w:asciiTheme="majorBidi" w:hAnsiTheme="majorBidi" w:cstheme="majorBidi"/>
          <w:sz w:val="28"/>
          <w:szCs w:val="28"/>
        </w:rPr>
        <w:t xml:space="preserve"> Zhou, Ying Cao, </w:t>
      </w:r>
      <w:proofErr w:type="spellStart"/>
      <w:r w:rsidRPr="00290F94">
        <w:rPr>
          <w:rFonts w:asciiTheme="majorBidi" w:hAnsiTheme="majorBidi" w:cstheme="majorBidi"/>
          <w:sz w:val="28"/>
          <w:szCs w:val="28"/>
        </w:rPr>
        <w:t>Xuguang</w:t>
      </w:r>
      <w:proofErr w:type="spellEnd"/>
      <w:r w:rsidRPr="00290F94">
        <w:rPr>
          <w:rFonts w:asciiTheme="majorBidi" w:hAnsiTheme="majorBidi" w:cstheme="majorBidi"/>
          <w:sz w:val="28"/>
          <w:szCs w:val="28"/>
        </w:rPr>
        <w:t xml:space="preserve"> Wang, Peng Li, and Wei Xu. Deep recurrent models with</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fast-forward connections for neural machine translation. </w:t>
      </w:r>
      <w:proofErr w:type="spellStart"/>
      <w:r w:rsidRPr="00290F94">
        <w:rPr>
          <w:rFonts w:asciiTheme="majorBidi" w:hAnsiTheme="majorBidi" w:cstheme="majorBidi"/>
          <w:sz w:val="28"/>
          <w:szCs w:val="28"/>
        </w:rPr>
        <w:t>CoRR</w:t>
      </w:r>
      <w:proofErr w:type="spellEnd"/>
      <w:r w:rsidRPr="00290F94">
        <w:rPr>
          <w:rFonts w:asciiTheme="majorBidi" w:hAnsiTheme="majorBidi" w:cstheme="majorBidi"/>
          <w:sz w:val="28"/>
          <w:szCs w:val="28"/>
        </w:rPr>
        <w:t>, abs/1606.04199, 2016.</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 xml:space="preserve">[40] </w:t>
      </w:r>
      <w:proofErr w:type="spellStart"/>
      <w:r w:rsidRPr="00290F94">
        <w:rPr>
          <w:rFonts w:asciiTheme="majorBidi" w:hAnsiTheme="majorBidi" w:cstheme="majorBidi"/>
          <w:sz w:val="28"/>
          <w:szCs w:val="28"/>
        </w:rPr>
        <w:t>Muhua</w:t>
      </w:r>
      <w:proofErr w:type="spellEnd"/>
      <w:r w:rsidRPr="00290F94">
        <w:rPr>
          <w:rFonts w:asciiTheme="majorBidi" w:hAnsiTheme="majorBidi" w:cstheme="majorBidi"/>
          <w:sz w:val="28"/>
          <w:szCs w:val="28"/>
        </w:rPr>
        <w:t xml:space="preserve"> Zhu, Yue Zhang, Wenliang Chen, Min Zhang, and </w:t>
      </w:r>
      <w:proofErr w:type="spellStart"/>
      <w:r w:rsidRPr="00290F94">
        <w:rPr>
          <w:rFonts w:asciiTheme="majorBidi" w:hAnsiTheme="majorBidi" w:cstheme="majorBidi"/>
          <w:sz w:val="28"/>
          <w:szCs w:val="28"/>
        </w:rPr>
        <w:t>Jingbo</w:t>
      </w:r>
      <w:proofErr w:type="spellEnd"/>
      <w:r w:rsidRPr="00290F94">
        <w:rPr>
          <w:rFonts w:asciiTheme="majorBidi" w:hAnsiTheme="majorBidi" w:cstheme="majorBidi"/>
          <w:sz w:val="28"/>
          <w:szCs w:val="28"/>
        </w:rPr>
        <w:t xml:space="preserve"> Zhu. Fast and accurate</w:t>
      </w:r>
    </w:p>
    <w:p w:rsidR="00290F94" w:rsidRPr="00290F94" w:rsidRDefault="00290F94" w:rsidP="00290F9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shift-reduce constituent parsing. In Proceedings of the 51st Annual Meeting of the ACL (Volume</w:t>
      </w:r>
    </w:p>
    <w:p w:rsidR="00290F94" w:rsidRDefault="00290F94" w:rsidP="00C162E4">
      <w:pPr>
        <w:pStyle w:val="ListParagraph"/>
        <w:numPr>
          <w:ilvl w:val="0"/>
          <w:numId w:val="2"/>
        </w:numPr>
        <w:rPr>
          <w:rFonts w:asciiTheme="majorBidi" w:hAnsiTheme="majorBidi" w:cstheme="majorBidi"/>
          <w:sz w:val="28"/>
          <w:szCs w:val="28"/>
        </w:rPr>
      </w:pPr>
      <w:r w:rsidRPr="00290F94">
        <w:rPr>
          <w:rFonts w:asciiTheme="majorBidi" w:hAnsiTheme="majorBidi" w:cstheme="majorBidi"/>
          <w:sz w:val="28"/>
          <w:szCs w:val="28"/>
        </w:rPr>
        <w:t>1: Long Papers), pages 434–443. ACL, August 2013.</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 Alexei </w:t>
      </w:r>
      <w:proofErr w:type="spellStart"/>
      <w:r w:rsidRPr="00C162E4">
        <w:rPr>
          <w:rFonts w:asciiTheme="majorBidi" w:hAnsiTheme="majorBidi" w:cstheme="majorBidi"/>
          <w:sz w:val="28"/>
          <w:szCs w:val="28"/>
        </w:rPr>
        <w:t>Baevski</w:t>
      </w:r>
      <w:proofErr w:type="spellEnd"/>
      <w:r w:rsidRPr="00C162E4">
        <w:rPr>
          <w:rFonts w:asciiTheme="majorBidi" w:hAnsiTheme="majorBidi" w:cstheme="majorBidi"/>
          <w:sz w:val="28"/>
          <w:szCs w:val="28"/>
        </w:rPr>
        <w:t xml:space="preserve">, Sergey </w:t>
      </w:r>
      <w:proofErr w:type="spellStart"/>
      <w:r w:rsidRPr="00C162E4">
        <w:rPr>
          <w:rFonts w:asciiTheme="majorBidi" w:hAnsiTheme="majorBidi" w:cstheme="majorBidi"/>
          <w:sz w:val="28"/>
          <w:szCs w:val="28"/>
        </w:rPr>
        <w:t>Edunov</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Yinhan</w:t>
      </w:r>
      <w:proofErr w:type="spellEnd"/>
      <w:r w:rsidRPr="00C162E4">
        <w:rPr>
          <w:rFonts w:asciiTheme="majorBidi" w:hAnsiTheme="majorBidi" w:cstheme="majorBidi"/>
          <w:sz w:val="28"/>
          <w:szCs w:val="28"/>
        </w:rPr>
        <w:t xml:space="preserve"> Liu, Luke </w:t>
      </w:r>
      <w:proofErr w:type="spellStart"/>
      <w:r w:rsidRPr="00C162E4">
        <w:rPr>
          <w:rFonts w:asciiTheme="majorBidi" w:hAnsiTheme="majorBidi" w:cstheme="majorBidi"/>
          <w:sz w:val="28"/>
          <w:szCs w:val="28"/>
        </w:rPr>
        <w:t>Zettlemoyer</w:t>
      </w:r>
      <w:proofErr w:type="spellEnd"/>
      <w:r w:rsidRPr="00C162E4">
        <w:rPr>
          <w:rFonts w:asciiTheme="majorBidi" w:hAnsiTheme="majorBidi" w:cstheme="majorBidi"/>
          <w:sz w:val="28"/>
          <w:szCs w:val="28"/>
        </w:rPr>
        <w:t xml:space="preserve">, and Michael </w:t>
      </w:r>
      <w:proofErr w:type="spellStart"/>
      <w:r w:rsidRPr="00C162E4">
        <w:rPr>
          <w:rFonts w:asciiTheme="majorBidi" w:hAnsiTheme="majorBidi" w:cstheme="majorBidi"/>
          <w:sz w:val="28"/>
          <w:szCs w:val="28"/>
        </w:rPr>
        <w:t>Auli</w:t>
      </w:r>
      <w:proofErr w:type="spellEnd"/>
      <w:r w:rsidRPr="00C162E4">
        <w:rPr>
          <w:rFonts w:asciiTheme="majorBidi" w:hAnsiTheme="majorBidi" w:cstheme="majorBidi"/>
          <w:sz w:val="28"/>
          <w:szCs w:val="28"/>
        </w:rPr>
        <w:t>. Cloze-driven</w:t>
      </w:r>
    </w:p>
    <w:p w:rsidR="00C162E4" w:rsidRPr="00C162E4" w:rsidRDefault="00C162E4" w:rsidP="00C162E4">
      <w:pPr>
        <w:pStyle w:val="ListParagraph"/>
        <w:numPr>
          <w:ilvl w:val="0"/>
          <w:numId w:val="2"/>
        </w:numPr>
        <w:rPr>
          <w:rFonts w:asciiTheme="majorBidi" w:hAnsiTheme="majorBidi" w:cstheme="majorBidi"/>
          <w:sz w:val="28"/>
          <w:szCs w:val="28"/>
        </w:rPr>
      </w:pPr>
      <w:proofErr w:type="spellStart"/>
      <w:r w:rsidRPr="00C162E4">
        <w:rPr>
          <w:rFonts w:asciiTheme="majorBidi" w:hAnsiTheme="majorBidi" w:cstheme="majorBidi"/>
          <w:sz w:val="28"/>
          <w:szCs w:val="28"/>
        </w:rPr>
        <w:t>pretraining</w:t>
      </w:r>
      <w:proofErr w:type="spellEnd"/>
      <w:r w:rsidRPr="00C162E4">
        <w:rPr>
          <w:rFonts w:asciiTheme="majorBidi" w:hAnsiTheme="majorBidi" w:cstheme="majorBidi"/>
          <w:sz w:val="28"/>
          <w:szCs w:val="28"/>
        </w:rPr>
        <w:t xml:space="preserve"> of self-attention networks. </w:t>
      </w:r>
      <w:proofErr w:type="spellStart"/>
      <w:r w:rsidRPr="00C162E4">
        <w:rPr>
          <w:rFonts w:asciiTheme="majorBidi" w:hAnsiTheme="majorBidi" w:cstheme="majorBidi"/>
          <w:sz w:val="28"/>
          <w:szCs w:val="28"/>
        </w:rPr>
        <w:t>arXiv</w:t>
      </w:r>
      <w:proofErr w:type="spellEnd"/>
      <w:r w:rsidRPr="00C162E4">
        <w:rPr>
          <w:rFonts w:asciiTheme="majorBidi" w:hAnsiTheme="majorBidi" w:cstheme="majorBidi"/>
          <w:sz w:val="28"/>
          <w:szCs w:val="28"/>
        </w:rPr>
        <w:t xml:space="preserve"> preprint arXiv:1903.07785,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 Roy Bar-Haim, </w:t>
      </w:r>
      <w:proofErr w:type="spellStart"/>
      <w:r w:rsidRPr="00C162E4">
        <w:rPr>
          <w:rFonts w:asciiTheme="majorBidi" w:hAnsiTheme="majorBidi" w:cstheme="majorBidi"/>
          <w:sz w:val="28"/>
          <w:szCs w:val="28"/>
        </w:rPr>
        <w:t>Ido</w:t>
      </w:r>
      <w:proofErr w:type="spellEnd"/>
      <w:r w:rsidRPr="00C162E4">
        <w:rPr>
          <w:rFonts w:asciiTheme="majorBidi" w:hAnsiTheme="majorBidi" w:cstheme="majorBidi"/>
          <w:sz w:val="28"/>
          <w:szCs w:val="28"/>
        </w:rPr>
        <w:t xml:space="preserve"> Dagan, Bill Dolan, Lisa Ferro, and </w:t>
      </w:r>
      <w:proofErr w:type="spellStart"/>
      <w:r w:rsidRPr="00C162E4">
        <w:rPr>
          <w:rFonts w:asciiTheme="majorBidi" w:hAnsiTheme="majorBidi" w:cstheme="majorBidi"/>
          <w:sz w:val="28"/>
          <w:szCs w:val="28"/>
        </w:rPr>
        <w:t>Danilo</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Giampiccolo</w:t>
      </w:r>
      <w:proofErr w:type="spellEnd"/>
      <w:r w:rsidRPr="00C162E4">
        <w:rPr>
          <w:rFonts w:asciiTheme="majorBidi" w:hAnsiTheme="majorBidi" w:cstheme="majorBidi"/>
          <w:sz w:val="28"/>
          <w:szCs w:val="28"/>
        </w:rPr>
        <w:t>. The second</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PASCAL </w:t>
      </w:r>
      <w:proofErr w:type="spellStart"/>
      <w:r w:rsidRPr="00C162E4">
        <w:rPr>
          <w:rFonts w:asciiTheme="majorBidi" w:hAnsiTheme="majorBidi" w:cstheme="majorBidi"/>
          <w:sz w:val="28"/>
          <w:szCs w:val="28"/>
        </w:rPr>
        <w:t>recognising</w:t>
      </w:r>
      <w:proofErr w:type="spellEnd"/>
      <w:r w:rsidRPr="00C162E4">
        <w:rPr>
          <w:rFonts w:asciiTheme="majorBidi" w:hAnsiTheme="majorBidi" w:cstheme="majorBidi"/>
          <w:sz w:val="28"/>
          <w:szCs w:val="28"/>
        </w:rPr>
        <w:t xml:space="preserve"> textual entailment challenge. In Proceedings of the Second PASCAL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Challenges Workshop on </w:t>
      </w:r>
      <w:proofErr w:type="spellStart"/>
      <w:r w:rsidRPr="00C162E4">
        <w:rPr>
          <w:rFonts w:asciiTheme="majorBidi" w:hAnsiTheme="majorBidi" w:cstheme="majorBidi"/>
          <w:sz w:val="28"/>
          <w:szCs w:val="28"/>
        </w:rPr>
        <w:t>Recognising</w:t>
      </w:r>
      <w:proofErr w:type="spellEnd"/>
      <w:r w:rsidRPr="00C162E4">
        <w:rPr>
          <w:rFonts w:asciiTheme="majorBidi" w:hAnsiTheme="majorBidi" w:cstheme="majorBidi"/>
          <w:sz w:val="28"/>
          <w:szCs w:val="28"/>
        </w:rPr>
        <w:t xml:space="preserve"> Textual Entailment, 01 2006.</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 xml:space="preserve">[3] Luisa </w:t>
      </w:r>
      <w:proofErr w:type="spellStart"/>
      <w:r w:rsidRPr="00C162E4">
        <w:rPr>
          <w:rFonts w:asciiTheme="majorBidi" w:hAnsiTheme="majorBidi" w:cstheme="majorBidi"/>
          <w:sz w:val="28"/>
          <w:szCs w:val="28"/>
        </w:rPr>
        <w:t>Bentivogli</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Ido</w:t>
      </w:r>
      <w:proofErr w:type="spellEnd"/>
      <w:r w:rsidRPr="00C162E4">
        <w:rPr>
          <w:rFonts w:asciiTheme="majorBidi" w:hAnsiTheme="majorBidi" w:cstheme="majorBidi"/>
          <w:sz w:val="28"/>
          <w:szCs w:val="28"/>
        </w:rPr>
        <w:t xml:space="preserve"> Dagan, </w:t>
      </w:r>
      <w:proofErr w:type="spellStart"/>
      <w:r w:rsidRPr="00C162E4">
        <w:rPr>
          <w:rFonts w:asciiTheme="majorBidi" w:hAnsiTheme="majorBidi" w:cstheme="majorBidi"/>
          <w:sz w:val="28"/>
          <w:szCs w:val="28"/>
        </w:rPr>
        <w:t>Hoa</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Trang</w:t>
      </w:r>
      <w:proofErr w:type="spellEnd"/>
      <w:r w:rsidRPr="00C162E4">
        <w:rPr>
          <w:rFonts w:asciiTheme="majorBidi" w:hAnsiTheme="majorBidi" w:cstheme="majorBidi"/>
          <w:sz w:val="28"/>
          <w:szCs w:val="28"/>
        </w:rPr>
        <w:t xml:space="preserve"> Dang, </w:t>
      </w:r>
      <w:proofErr w:type="spellStart"/>
      <w:r w:rsidRPr="00C162E4">
        <w:rPr>
          <w:rFonts w:asciiTheme="majorBidi" w:hAnsiTheme="majorBidi" w:cstheme="majorBidi"/>
          <w:sz w:val="28"/>
          <w:szCs w:val="28"/>
        </w:rPr>
        <w:t>Danilo</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Giampiccolo</w:t>
      </w:r>
      <w:proofErr w:type="spellEnd"/>
      <w:r w:rsidRPr="00C162E4">
        <w:rPr>
          <w:rFonts w:asciiTheme="majorBidi" w:hAnsiTheme="majorBidi" w:cstheme="majorBidi"/>
          <w:sz w:val="28"/>
          <w:szCs w:val="28"/>
        </w:rPr>
        <w:t xml:space="preserve">, and Bernardo </w:t>
      </w:r>
      <w:proofErr w:type="spellStart"/>
      <w:r w:rsidRPr="00C162E4">
        <w:rPr>
          <w:rFonts w:asciiTheme="majorBidi" w:hAnsiTheme="majorBidi" w:cstheme="majorBidi"/>
          <w:sz w:val="28"/>
          <w:szCs w:val="28"/>
        </w:rPr>
        <w:t>Magnini</w:t>
      </w:r>
      <w:proofErr w:type="spellEnd"/>
      <w:r w:rsidRPr="00C162E4">
        <w:rPr>
          <w:rFonts w:asciiTheme="majorBidi" w:hAnsiTheme="majorBidi" w:cstheme="majorBidi"/>
          <w:sz w:val="28"/>
          <w:szCs w:val="28"/>
        </w:rPr>
        <w: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The fifth </w:t>
      </w:r>
      <w:proofErr w:type="spellStart"/>
      <w:r w:rsidRPr="00C162E4">
        <w:rPr>
          <w:rFonts w:asciiTheme="majorBidi" w:hAnsiTheme="majorBidi" w:cstheme="majorBidi"/>
          <w:sz w:val="28"/>
          <w:szCs w:val="28"/>
        </w:rPr>
        <w:t>pascal</w:t>
      </w:r>
      <w:proofErr w:type="spellEnd"/>
      <w:r w:rsidRPr="00C162E4">
        <w:rPr>
          <w:rFonts w:asciiTheme="majorBidi" w:hAnsiTheme="majorBidi" w:cstheme="majorBidi"/>
          <w:sz w:val="28"/>
          <w:szCs w:val="28"/>
        </w:rPr>
        <w:t xml:space="preserve"> recognizing textual entailment challenge. In </w:t>
      </w:r>
      <w:proofErr w:type="gramStart"/>
      <w:r w:rsidRPr="00C162E4">
        <w:rPr>
          <w:rFonts w:asciiTheme="majorBidi" w:hAnsiTheme="majorBidi" w:cstheme="majorBidi"/>
          <w:sz w:val="28"/>
          <w:szCs w:val="28"/>
        </w:rPr>
        <w:t>In</w:t>
      </w:r>
      <w:proofErr w:type="gram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Proc</w:t>
      </w:r>
      <w:proofErr w:type="spellEnd"/>
      <w:r w:rsidRPr="00C162E4">
        <w:rPr>
          <w:rFonts w:asciiTheme="majorBidi" w:hAnsiTheme="majorBidi" w:cstheme="majorBidi"/>
          <w:sz w:val="28"/>
          <w:szCs w:val="28"/>
        </w:rPr>
        <w:t xml:space="preserve"> Text Analysis Conference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(TAC-09), 2009.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 </w:t>
      </w:r>
      <w:proofErr w:type="spellStart"/>
      <w:r w:rsidRPr="00C162E4">
        <w:rPr>
          <w:rFonts w:asciiTheme="majorBidi" w:hAnsiTheme="majorBidi" w:cstheme="majorBidi"/>
          <w:sz w:val="28"/>
          <w:szCs w:val="28"/>
        </w:rPr>
        <w:t>Ziqiang</w:t>
      </w:r>
      <w:proofErr w:type="spellEnd"/>
      <w:r w:rsidRPr="00C162E4">
        <w:rPr>
          <w:rFonts w:asciiTheme="majorBidi" w:hAnsiTheme="majorBidi" w:cstheme="majorBidi"/>
          <w:sz w:val="28"/>
          <w:szCs w:val="28"/>
        </w:rPr>
        <w:t xml:space="preserve"> Cao, </w:t>
      </w:r>
      <w:proofErr w:type="spellStart"/>
      <w:r w:rsidRPr="00C162E4">
        <w:rPr>
          <w:rFonts w:asciiTheme="majorBidi" w:hAnsiTheme="majorBidi" w:cstheme="majorBidi"/>
          <w:sz w:val="28"/>
          <w:szCs w:val="28"/>
        </w:rPr>
        <w:t>Wenjie</w:t>
      </w:r>
      <w:proofErr w:type="spellEnd"/>
      <w:r w:rsidRPr="00C162E4">
        <w:rPr>
          <w:rFonts w:asciiTheme="majorBidi" w:hAnsiTheme="majorBidi" w:cstheme="majorBidi"/>
          <w:sz w:val="28"/>
          <w:szCs w:val="28"/>
        </w:rPr>
        <w:t xml:space="preserve"> Li, </w:t>
      </w:r>
      <w:proofErr w:type="spellStart"/>
      <w:r w:rsidRPr="00C162E4">
        <w:rPr>
          <w:rFonts w:asciiTheme="majorBidi" w:hAnsiTheme="majorBidi" w:cstheme="majorBidi"/>
          <w:sz w:val="28"/>
          <w:szCs w:val="28"/>
        </w:rPr>
        <w:t>Sujian</w:t>
      </w:r>
      <w:proofErr w:type="spellEnd"/>
      <w:r w:rsidRPr="00C162E4">
        <w:rPr>
          <w:rFonts w:asciiTheme="majorBidi" w:hAnsiTheme="majorBidi" w:cstheme="majorBidi"/>
          <w:sz w:val="28"/>
          <w:szCs w:val="28"/>
        </w:rPr>
        <w:t xml:space="preserve"> Li, and </w:t>
      </w:r>
      <w:proofErr w:type="spellStart"/>
      <w:r w:rsidRPr="00C162E4">
        <w:rPr>
          <w:rFonts w:asciiTheme="majorBidi" w:hAnsiTheme="majorBidi" w:cstheme="majorBidi"/>
          <w:sz w:val="28"/>
          <w:szCs w:val="28"/>
        </w:rPr>
        <w:t>Furu</w:t>
      </w:r>
      <w:proofErr w:type="spellEnd"/>
      <w:r w:rsidRPr="00C162E4">
        <w:rPr>
          <w:rFonts w:asciiTheme="majorBidi" w:hAnsiTheme="majorBidi" w:cstheme="majorBidi"/>
          <w:sz w:val="28"/>
          <w:szCs w:val="28"/>
        </w:rPr>
        <w:t xml:space="preserve"> Wei. Retrieve, </w:t>
      </w:r>
      <w:proofErr w:type="spellStart"/>
      <w:r w:rsidRPr="00C162E4">
        <w:rPr>
          <w:rFonts w:asciiTheme="majorBidi" w:hAnsiTheme="majorBidi" w:cstheme="majorBidi"/>
          <w:sz w:val="28"/>
          <w:szCs w:val="28"/>
        </w:rPr>
        <w:t>rerank</w:t>
      </w:r>
      <w:proofErr w:type="spellEnd"/>
      <w:r w:rsidRPr="00C162E4">
        <w:rPr>
          <w:rFonts w:asciiTheme="majorBidi" w:hAnsiTheme="majorBidi" w:cstheme="majorBidi"/>
          <w:sz w:val="28"/>
          <w:szCs w:val="28"/>
        </w:rPr>
        <w:t xml:space="preserve"> and rewrite: Soft template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based neural summarization. In Proceedings of the 56th Annual Meeting of the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 pages 152–161, Melbourne, Australia, July 2018.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[5] Daniel </w:t>
      </w:r>
      <w:proofErr w:type="spellStart"/>
      <w:r w:rsidRPr="00C162E4">
        <w:rPr>
          <w:rFonts w:asciiTheme="majorBidi" w:hAnsiTheme="majorBidi" w:cstheme="majorBidi"/>
          <w:sz w:val="28"/>
          <w:szCs w:val="28"/>
        </w:rPr>
        <w:t>Cer</w:t>
      </w:r>
      <w:proofErr w:type="spellEnd"/>
      <w:r w:rsidRPr="00C162E4">
        <w:rPr>
          <w:rFonts w:asciiTheme="majorBidi" w:hAnsiTheme="majorBidi" w:cstheme="majorBidi"/>
          <w:sz w:val="28"/>
          <w:szCs w:val="28"/>
        </w:rPr>
        <w:t xml:space="preserve">, Mona </w:t>
      </w:r>
      <w:proofErr w:type="spellStart"/>
      <w:r w:rsidRPr="00C162E4">
        <w:rPr>
          <w:rFonts w:asciiTheme="majorBidi" w:hAnsiTheme="majorBidi" w:cstheme="majorBidi"/>
          <w:sz w:val="28"/>
          <w:szCs w:val="28"/>
        </w:rPr>
        <w:t>Diab</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Eneko</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Agirre</w:t>
      </w:r>
      <w:proofErr w:type="spellEnd"/>
      <w:r w:rsidRPr="00C162E4">
        <w:rPr>
          <w:rFonts w:asciiTheme="majorBidi" w:hAnsiTheme="majorBidi" w:cstheme="majorBidi"/>
          <w:sz w:val="28"/>
          <w:szCs w:val="28"/>
        </w:rPr>
        <w:t>, Inigo Lopez-</w:t>
      </w:r>
      <w:proofErr w:type="spellStart"/>
      <w:r w:rsidRPr="00C162E4">
        <w:rPr>
          <w:rFonts w:asciiTheme="majorBidi" w:hAnsiTheme="majorBidi" w:cstheme="majorBidi"/>
          <w:sz w:val="28"/>
          <w:szCs w:val="28"/>
        </w:rPr>
        <w:t>Gazpio</w:t>
      </w:r>
      <w:proofErr w:type="spellEnd"/>
      <w:r w:rsidRPr="00C162E4">
        <w:rPr>
          <w:rFonts w:asciiTheme="majorBidi" w:hAnsiTheme="majorBidi" w:cstheme="majorBidi"/>
          <w:sz w:val="28"/>
          <w:szCs w:val="28"/>
        </w:rPr>
        <w:t xml:space="preserve">, and Lucia </w:t>
      </w:r>
      <w:proofErr w:type="spellStart"/>
      <w:r w:rsidRPr="00C162E4">
        <w:rPr>
          <w:rFonts w:asciiTheme="majorBidi" w:hAnsiTheme="majorBidi" w:cstheme="majorBidi"/>
          <w:sz w:val="28"/>
          <w:szCs w:val="28"/>
        </w:rPr>
        <w:t>Specia</w:t>
      </w:r>
      <w:proofErr w:type="spellEnd"/>
      <w:r w:rsidRPr="00C162E4">
        <w:rPr>
          <w:rFonts w:asciiTheme="majorBidi" w:hAnsiTheme="majorBidi" w:cstheme="majorBidi"/>
          <w:sz w:val="28"/>
          <w:szCs w:val="28"/>
        </w:rPr>
        <w:t>. Semeval-2017</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task 1: Semantic textual similarity-multilingual and cross-lingual focused evaluation. </w:t>
      </w:r>
      <w:proofErr w:type="spellStart"/>
      <w:r w:rsidRPr="00C162E4">
        <w:rPr>
          <w:rFonts w:asciiTheme="majorBidi" w:hAnsiTheme="majorBidi" w:cstheme="majorBidi"/>
          <w:sz w:val="28"/>
          <w:szCs w:val="28"/>
        </w:rPr>
        <w:t>arXiv</w:t>
      </w:r>
      <w:proofErr w:type="spellEnd"/>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preprint arXiv:1708.00055, 2017.</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[6] </w:t>
      </w:r>
      <w:proofErr w:type="spellStart"/>
      <w:r w:rsidRPr="00C162E4">
        <w:rPr>
          <w:rFonts w:asciiTheme="majorBidi" w:hAnsiTheme="majorBidi" w:cstheme="majorBidi"/>
          <w:sz w:val="28"/>
          <w:szCs w:val="28"/>
        </w:rPr>
        <w:t>Zewen</w:t>
      </w:r>
      <w:proofErr w:type="spellEnd"/>
      <w:r w:rsidRPr="00C162E4">
        <w:rPr>
          <w:rFonts w:asciiTheme="majorBidi" w:hAnsiTheme="majorBidi" w:cstheme="majorBidi"/>
          <w:sz w:val="28"/>
          <w:szCs w:val="28"/>
        </w:rPr>
        <w:t xml:space="preserve"> Chi, Li Dong, </w:t>
      </w:r>
      <w:proofErr w:type="spellStart"/>
      <w:r w:rsidRPr="00C162E4">
        <w:rPr>
          <w:rFonts w:asciiTheme="majorBidi" w:hAnsiTheme="majorBidi" w:cstheme="majorBidi"/>
          <w:sz w:val="28"/>
          <w:szCs w:val="28"/>
        </w:rPr>
        <w:t>Furu</w:t>
      </w:r>
      <w:proofErr w:type="spellEnd"/>
      <w:r w:rsidRPr="00C162E4">
        <w:rPr>
          <w:rFonts w:asciiTheme="majorBidi" w:hAnsiTheme="majorBidi" w:cstheme="majorBidi"/>
          <w:sz w:val="28"/>
          <w:szCs w:val="28"/>
        </w:rPr>
        <w:t xml:space="preserve"> Wei, </w:t>
      </w:r>
      <w:proofErr w:type="spellStart"/>
      <w:r w:rsidRPr="00C162E4">
        <w:rPr>
          <w:rFonts w:asciiTheme="majorBidi" w:hAnsiTheme="majorBidi" w:cstheme="majorBidi"/>
          <w:sz w:val="28"/>
          <w:szCs w:val="28"/>
        </w:rPr>
        <w:t>Wenhui</w:t>
      </w:r>
      <w:proofErr w:type="spellEnd"/>
      <w:r w:rsidRPr="00C162E4">
        <w:rPr>
          <w:rFonts w:asciiTheme="majorBidi" w:hAnsiTheme="majorBidi" w:cstheme="majorBidi"/>
          <w:sz w:val="28"/>
          <w:szCs w:val="28"/>
        </w:rPr>
        <w:t xml:space="preserve"> Wang, Xian-Ling Mao, and </w:t>
      </w:r>
      <w:proofErr w:type="spellStart"/>
      <w:r w:rsidRPr="00C162E4">
        <w:rPr>
          <w:rFonts w:asciiTheme="majorBidi" w:hAnsiTheme="majorBidi" w:cstheme="majorBidi"/>
          <w:sz w:val="28"/>
          <w:szCs w:val="28"/>
        </w:rPr>
        <w:t>Heyan</w:t>
      </w:r>
      <w:proofErr w:type="spellEnd"/>
      <w:r w:rsidRPr="00C162E4">
        <w:rPr>
          <w:rFonts w:asciiTheme="majorBidi" w:hAnsiTheme="majorBidi" w:cstheme="majorBidi"/>
          <w:sz w:val="28"/>
          <w:szCs w:val="28"/>
        </w:rPr>
        <w:t xml:space="preserve"> Huang. </w:t>
      </w:r>
      <w:proofErr w:type="spellStart"/>
      <w:r w:rsidRPr="00C162E4">
        <w:rPr>
          <w:rFonts w:asciiTheme="majorBidi" w:hAnsiTheme="majorBidi" w:cstheme="majorBidi"/>
          <w:sz w:val="28"/>
          <w:szCs w:val="28"/>
        </w:rPr>
        <w:t>Crosslingual</w:t>
      </w:r>
      <w:proofErr w:type="spellEnd"/>
      <w:r w:rsidRPr="00C162E4">
        <w:rPr>
          <w:rFonts w:asciiTheme="majorBidi" w:hAnsiTheme="majorBidi" w:cstheme="majorBidi"/>
          <w:sz w:val="28"/>
          <w:szCs w:val="28"/>
        </w:rPr>
        <w:t xml:space="preserve"> natural language generation via pre-training. </w:t>
      </w:r>
      <w:proofErr w:type="spellStart"/>
      <w:r w:rsidRPr="00C162E4">
        <w:rPr>
          <w:rFonts w:asciiTheme="majorBidi" w:hAnsiTheme="majorBidi" w:cstheme="majorBidi"/>
          <w:sz w:val="28"/>
          <w:szCs w:val="28"/>
        </w:rPr>
        <w:t>ArXiv</w:t>
      </w:r>
      <w:proofErr w:type="spellEnd"/>
      <w:r w:rsidRPr="00C162E4">
        <w:rPr>
          <w:rFonts w:asciiTheme="majorBidi" w:hAnsiTheme="majorBidi" w:cstheme="majorBidi"/>
          <w:sz w:val="28"/>
          <w:szCs w:val="28"/>
        </w:rPr>
        <w:t>, abs/1909.10481,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[7] </w:t>
      </w:r>
      <w:proofErr w:type="spellStart"/>
      <w:r w:rsidRPr="00C162E4">
        <w:rPr>
          <w:rFonts w:asciiTheme="majorBidi" w:hAnsiTheme="majorBidi" w:cstheme="majorBidi"/>
          <w:sz w:val="28"/>
          <w:szCs w:val="28"/>
        </w:rPr>
        <w:t>Ido</w:t>
      </w:r>
      <w:proofErr w:type="spellEnd"/>
      <w:r w:rsidRPr="00C162E4">
        <w:rPr>
          <w:rFonts w:asciiTheme="majorBidi" w:hAnsiTheme="majorBidi" w:cstheme="majorBidi"/>
          <w:sz w:val="28"/>
          <w:szCs w:val="28"/>
        </w:rPr>
        <w:t xml:space="preserve"> Dagan, Oren Glickman, and Bernardo </w:t>
      </w:r>
      <w:proofErr w:type="spellStart"/>
      <w:r w:rsidRPr="00C162E4">
        <w:rPr>
          <w:rFonts w:asciiTheme="majorBidi" w:hAnsiTheme="majorBidi" w:cstheme="majorBidi"/>
          <w:sz w:val="28"/>
          <w:szCs w:val="28"/>
        </w:rPr>
        <w:t>Magnini</w:t>
      </w:r>
      <w:proofErr w:type="spellEnd"/>
      <w:r w:rsidRPr="00C162E4">
        <w:rPr>
          <w:rFonts w:asciiTheme="majorBidi" w:hAnsiTheme="majorBidi" w:cstheme="majorBidi"/>
          <w:sz w:val="28"/>
          <w:szCs w:val="28"/>
        </w:rPr>
        <w:t xml:space="preserve">. The </w:t>
      </w:r>
      <w:proofErr w:type="spellStart"/>
      <w:r w:rsidRPr="00C162E4">
        <w:rPr>
          <w:rFonts w:asciiTheme="majorBidi" w:hAnsiTheme="majorBidi" w:cstheme="majorBidi"/>
          <w:sz w:val="28"/>
          <w:szCs w:val="28"/>
        </w:rPr>
        <w:t>pascal</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recognising</w:t>
      </w:r>
      <w:proofErr w:type="spellEnd"/>
      <w:r w:rsidRPr="00C162E4">
        <w:rPr>
          <w:rFonts w:asciiTheme="majorBidi" w:hAnsiTheme="majorBidi" w:cstheme="majorBidi"/>
          <w:sz w:val="28"/>
          <w:szCs w:val="28"/>
        </w:rPr>
        <w:t xml:space="preserve"> textual entailment challenge. In Proceedings of the First International Conference on Machine Learning</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Challenges: Evaluating Predictive Uncertainty Visual Object Classification, and Recognizing</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Textual Entailment, MLCW’05, pages 177–190, Berlin, Heidelberg, 2006. Springer-</w:t>
      </w:r>
      <w:proofErr w:type="spellStart"/>
      <w:r w:rsidRPr="00C162E4">
        <w:rPr>
          <w:rFonts w:asciiTheme="majorBidi" w:hAnsiTheme="majorBidi" w:cstheme="majorBidi"/>
          <w:sz w:val="28"/>
          <w:szCs w:val="28"/>
        </w:rPr>
        <w:t>Verlag</w:t>
      </w:r>
      <w:proofErr w:type="spellEnd"/>
      <w:r w:rsidRPr="00C162E4">
        <w:rPr>
          <w:rFonts w:asciiTheme="majorBidi" w:hAnsiTheme="majorBidi" w:cstheme="majorBidi"/>
          <w:sz w:val="28"/>
          <w:szCs w:val="28"/>
        </w:rPr>
        <w: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[8] Andrew M Dai and </w:t>
      </w:r>
      <w:proofErr w:type="spellStart"/>
      <w:r w:rsidRPr="00C162E4">
        <w:rPr>
          <w:rFonts w:asciiTheme="majorBidi" w:hAnsiTheme="majorBidi" w:cstheme="majorBidi"/>
          <w:sz w:val="28"/>
          <w:szCs w:val="28"/>
        </w:rPr>
        <w:t>Quoc</w:t>
      </w:r>
      <w:proofErr w:type="spellEnd"/>
      <w:r w:rsidRPr="00C162E4">
        <w:rPr>
          <w:rFonts w:asciiTheme="majorBidi" w:hAnsiTheme="majorBidi" w:cstheme="majorBidi"/>
          <w:sz w:val="28"/>
          <w:szCs w:val="28"/>
        </w:rPr>
        <w:t xml:space="preserve"> V Le. Semi-supervised sequence learning. In Advances in Neural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Information Processing Systems 28, pages 3079–3087. Curran Associates, Inc., 2015.</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[9] Jacob Devlin, Ming-Wei Chang, Kenton Lee, and Kristina </w:t>
      </w:r>
      <w:proofErr w:type="spellStart"/>
      <w:r w:rsidRPr="00C162E4">
        <w:rPr>
          <w:rFonts w:asciiTheme="majorBidi" w:hAnsiTheme="majorBidi" w:cstheme="majorBidi"/>
          <w:sz w:val="28"/>
          <w:szCs w:val="28"/>
        </w:rPr>
        <w:t>Toutanova</w:t>
      </w:r>
      <w:proofErr w:type="spellEnd"/>
      <w:r w:rsidRPr="00C162E4">
        <w:rPr>
          <w:rFonts w:asciiTheme="majorBidi" w:hAnsiTheme="majorBidi" w:cstheme="majorBidi"/>
          <w:sz w:val="28"/>
          <w:szCs w:val="28"/>
        </w:rPr>
        <w:t>. BERT: pre-training of</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deep bidirectional transformers for language understanding.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abs/1810.04805,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[10] William B Dolan and Chris Brockett. Automatically constructing a corpus of sentential paraphrases. In Proceedings of the Third International Workshop on Paraphrasing (IWP2005),</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2005.</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[11] </w:t>
      </w:r>
      <w:proofErr w:type="spellStart"/>
      <w:r w:rsidRPr="00C162E4">
        <w:rPr>
          <w:rFonts w:asciiTheme="majorBidi" w:hAnsiTheme="majorBidi" w:cstheme="majorBidi"/>
          <w:sz w:val="28"/>
          <w:szCs w:val="28"/>
        </w:rPr>
        <w:t>Xinya</w:t>
      </w:r>
      <w:proofErr w:type="spellEnd"/>
      <w:r w:rsidRPr="00C162E4">
        <w:rPr>
          <w:rFonts w:asciiTheme="majorBidi" w:hAnsiTheme="majorBidi" w:cstheme="majorBidi"/>
          <w:sz w:val="28"/>
          <w:szCs w:val="28"/>
        </w:rPr>
        <w:t xml:space="preserve"> Du and Claire </w:t>
      </w:r>
      <w:proofErr w:type="spellStart"/>
      <w:r w:rsidRPr="00C162E4">
        <w:rPr>
          <w:rFonts w:asciiTheme="majorBidi" w:hAnsiTheme="majorBidi" w:cstheme="majorBidi"/>
          <w:sz w:val="28"/>
          <w:szCs w:val="28"/>
        </w:rPr>
        <w:t>Cardie</w:t>
      </w:r>
      <w:proofErr w:type="spellEnd"/>
      <w:r w:rsidRPr="00C162E4">
        <w:rPr>
          <w:rFonts w:asciiTheme="majorBidi" w:hAnsiTheme="majorBidi" w:cstheme="majorBidi"/>
          <w:sz w:val="28"/>
          <w:szCs w:val="28"/>
        </w:rPr>
        <w:t>. Harvesting paragraph-level question-answer pairs from Wikipedia.</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In Proceedings of the 56th Annual Meeting of the Association for 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pages 1907–1917, Melbourne, Australia, July 2018. Association for 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[12] </w:t>
      </w:r>
      <w:proofErr w:type="spellStart"/>
      <w:r w:rsidRPr="00C162E4">
        <w:rPr>
          <w:rFonts w:asciiTheme="majorBidi" w:hAnsiTheme="majorBidi" w:cstheme="majorBidi"/>
          <w:sz w:val="28"/>
          <w:szCs w:val="28"/>
        </w:rPr>
        <w:t>Xinya</w:t>
      </w:r>
      <w:proofErr w:type="spellEnd"/>
      <w:r w:rsidRPr="00C162E4">
        <w:rPr>
          <w:rFonts w:asciiTheme="majorBidi" w:hAnsiTheme="majorBidi" w:cstheme="majorBidi"/>
          <w:sz w:val="28"/>
          <w:szCs w:val="28"/>
        </w:rPr>
        <w:t xml:space="preserve"> Du, </w:t>
      </w:r>
      <w:proofErr w:type="spellStart"/>
      <w:r w:rsidRPr="00C162E4">
        <w:rPr>
          <w:rFonts w:asciiTheme="majorBidi" w:hAnsiTheme="majorBidi" w:cstheme="majorBidi"/>
          <w:sz w:val="28"/>
          <w:szCs w:val="28"/>
        </w:rPr>
        <w:t>Junru</w:t>
      </w:r>
      <w:proofErr w:type="spellEnd"/>
      <w:r w:rsidRPr="00C162E4">
        <w:rPr>
          <w:rFonts w:asciiTheme="majorBidi" w:hAnsiTheme="majorBidi" w:cstheme="majorBidi"/>
          <w:sz w:val="28"/>
          <w:szCs w:val="28"/>
        </w:rPr>
        <w:t xml:space="preserve"> Shao, and Claire </w:t>
      </w:r>
      <w:proofErr w:type="spellStart"/>
      <w:r w:rsidRPr="00C162E4">
        <w:rPr>
          <w:rFonts w:asciiTheme="majorBidi" w:hAnsiTheme="majorBidi" w:cstheme="majorBidi"/>
          <w:sz w:val="28"/>
          <w:szCs w:val="28"/>
        </w:rPr>
        <w:t>Cardie</w:t>
      </w:r>
      <w:proofErr w:type="spellEnd"/>
      <w:r w:rsidRPr="00C162E4">
        <w:rPr>
          <w:rFonts w:asciiTheme="majorBidi" w:hAnsiTheme="majorBidi" w:cstheme="majorBidi"/>
          <w:sz w:val="28"/>
          <w:szCs w:val="28"/>
        </w:rPr>
        <w:t>. Learning to ask: Neural question generation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reading comprehension. In Proceedings of the 55th Annual Meeting of the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 ACL 2017, Vancouver, Canada, July 30 - August 4, Volume 1: Long</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Papers, pages 1342–1352, 2017.</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[13] Sergey </w:t>
      </w:r>
      <w:proofErr w:type="spellStart"/>
      <w:r w:rsidRPr="00C162E4">
        <w:rPr>
          <w:rFonts w:asciiTheme="majorBidi" w:hAnsiTheme="majorBidi" w:cstheme="majorBidi"/>
          <w:sz w:val="28"/>
          <w:szCs w:val="28"/>
        </w:rPr>
        <w:t>Edunov</w:t>
      </w:r>
      <w:proofErr w:type="spellEnd"/>
      <w:r w:rsidRPr="00C162E4">
        <w:rPr>
          <w:rFonts w:asciiTheme="majorBidi" w:hAnsiTheme="majorBidi" w:cstheme="majorBidi"/>
          <w:sz w:val="28"/>
          <w:szCs w:val="28"/>
        </w:rPr>
        <w:t xml:space="preserve">, Alexei </w:t>
      </w:r>
      <w:proofErr w:type="spellStart"/>
      <w:r w:rsidRPr="00C162E4">
        <w:rPr>
          <w:rFonts w:asciiTheme="majorBidi" w:hAnsiTheme="majorBidi" w:cstheme="majorBidi"/>
          <w:sz w:val="28"/>
          <w:szCs w:val="28"/>
        </w:rPr>
        <w:t>Baevski</w:t>
      </w:r>
      <w:proofErr w:type="spellEnd"/>
      <w:r w:rsidRPr="00C162E4">
        <w:rPr>
          <w:rFonts w:asciiTheme="majorBidi" w:hAnsiTheme="majorBidi" w:cstheme="majorBidi"/>
          <w:sz w:val="28"/>
          <w:szCs w:val="28"/>
        </w:rPr>
        <w:t xml:space="preserve">, and Michael </w:t>
      </w:r>
      <w:proofErr w:type="spellStart"/>
      <w:r w:rsidRPr="00C162E4">
        <w:rPr>
          <w:rFonts w:asciiTheme="majorBidi" w:hAnsiTheme="majorBidi" w:cstheme="majorBidi"/>
          <w:sz w:val="28"/>
          <w:szCs w:val="28"/>
        </w:rPr>
        <w:t>Auli</w:t>
      </w:r>
      <w:proofErr w:type="spellEnd"/>
      <w:r w:rsidRPr="00C162E4">
        <w:rPr>
          <w:rFonts w:asciiTheme="majorBidi" w:hAnsiTheme="majorBidi" w:cstheme="majorBidi"/>
          <w:sz w:val="28"/>
          <w:szCs w:val="28"/>
        </w:rPr>
        <w:t>. Pre-trained language model representations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for language generation.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abs/1903.09722,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[14] Michel Galley, Chris Brockett, Xiang Gao, </w:t>
      </w:r>
      <w:proofErr w:type="spellStart"/>
      <w:r w:rsidRPr="00C162E4">
        <w:rPr>
          <w:rFonts w:asciiTheme="majorBidi" w:hAnsiTheme="majorBidi" w:cstheme="majorBidi"/>
          <w:sz w:val="28"/>
          <w:szCs w:val="28"/>
        </w:rPr>
        <w:t>Jianfeng</w:t>
      </w:r>
      <w:proofErr w:type="spellEnd"/>
      <w:r w:rsidRPr="00C162E4">
        <w:rPr>
          <w:rFonts w:asciiTheme="majorBidi" w:hAnsiTheme="majorBidi" w:cstheme="majorBidi"/>
          <w:sz w:val="28"/>
          <w:szCs w:val="28"/>
        </w:rPr>
        <w:t xml:space="preserve"> Gao, and Bill Dolan. Grounded response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generation task at dstc7. In AAAI Dialog System Technology Challenges Workshop,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[15] </w:t>
      </w:r>
      <w:proofErr w:type="spellStart"/>
      <w:r w:rsidRPr="00C162E4">
        <w:rPr>
          <w:rFonts w:asciiTheme="majorBidi" w:hAnsiTheme="majorBidi" w:cstheme="majorBidi"/>
          <w:sz w:val="28"/>
          <w:szCs w:val="28"/>
        </w:rPr>
        <w:t>Jianfeng</w:t>
      </w:r>
      <w:proofErr w:type="spellEnd"/>
      <w:r w:rsidRPr="00C162E4">
        <w:rPr>
          <w:rFonts w:asciiTheme="majorBidi" w:hAnsiTheme="majorBidi" w:cstheme="majorBidi"/>
          <w:sz w:val="28"/>
          <w:szCs w:val="28"/>
        </w:rPr>
        <w:t xml:space="preserve"> Gao, Michel Galley, </w:t>
      </w:r>
      <w:proofErr w:type="spellStart"/>
      <w:r w:rsidRPr="00C162E4">
        <w:rPr>
          <w:rFonts w:asciiTheme="majorBidi" w:hAnsiTheme="majorBidi" w:cstheme="majorBidi"/>
          <w:sz w:val="28"/>
          <w:szCs w:val="28"/>
        </w:rPr>
        <w:t>Lihong</w:t>
      </w:r>
      <w:proofErr w:type="spellEnd"/>
      <w:r w:rsidRPr="00C162E4">
        <w:rPr>
          <w:rFonts w:asciiTheme="majorBidi" w:hAnsiTheme="majorBidi" w:cstheme="majorBidi"/>
          <w:sz w:val="28"/>
          <w:szCs w:val="28"/>
        </w:rPr>
        <w:t xml:space="preserve"> Li, et al. Neural approaches to conversational </w:t>
      </w:r>
      <w:proofErr w:type="spellStart"/>
      <w:r w:rsidRPr="00C162E4">
        <w:rPr>
          <w:rFonts w:asciiTheme="majorBidi" w:hAnsiTheme="majorBidi" w:cstheme="majorBidi"/>
          <w:sz w:val="28"/>
          <w:szCs w:val="28"/>
        </w:rPr>
        <w:t>ai</w:t>
      </w:r>
      <w:proofErr w:type="spellEnd"/>
      <w:r w:rsidRPr="00C162E4">
        <w:rPr>
          <w:rFonts w:asciiTheme="majorBidi" w:hAnsiTheme="majorBidi" w:cstheme="majorBidi"/>
          <w:sz w:val="28"/>
          <w:szCs w:val="28"/>
        </w:rPr>
        <w:t>. Foundations and Trends in Information Retrieval, 13(2-3):127–298,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[16] Sebastian </w:t>
      </w:r>
      <w:proofErr w:type="spellStart"/>
      <w:r w:rsidRPr="00C162E4">
        <w:rPr>
          <w:rFonts w:asciiTheme="majorBidi" w:hAnsiTheme="majorBidi" w:cstheme="majorBidi"/>
          <w:sz w:val="28"/>
          <w:szCs w:val="28"/>
        </w:rPr>
        <w:t>Gehrmann</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Yuntian</w:t>
      </w:r>
      <w:proofErr w:type="spellEnd"/>
      <w:r w:rsidRPr="00C162E4">
        <w:rPr>
          <w:rFonts w:asciiTheme="majorBidi" w:hAnsiTheme="majorBidi" w:cstheme="majorBidi"/>
          <w:sz w:val="28"/>
          <w:szCs w:val="28"/>
        </w:rPr>
        <w:t xml:space="preserve"> Deng, and Alexander Rush. Bottom-up abstractive summarization.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In Proceedings of the 2018 Conference on Empirical Methods in Natural Language Processing,</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pages 4098–4109, Brussels, Belgium, October-November 2018. Association for Computational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10[17] </w:t>
      </w:r>
      <w:proofErr w:type="spellStart"/>
      <w:r w:rsidRPr="00C162E4">
        <w:rPr>
          <w:rFonts w:asciiTheme="majorBidi" w:hAnsiTheme="majorBidi" w:cstheme="majorBidi"/>
          <w:sz w:val="28"/>
          <w:szCs w:val="28"/>
        </w:rPr>
        <w:t>Danilo</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Giampiccolo</w:t>
      </w:r>
      <w:proofErr w:type="spellEnd"/>
      <w:r w:rsidRPr="00C162E4">
        <w:rPr>
          <w:rFonts w:asciiTheme="majorBidi" w:hAnsiTheme="majorBidi" w:cstheme="majorBidi"/>
          <w:sz w:val="28"/>
          <w:szCs w:val="28"/>
        </w:rPr>
        <w:t xml:space="preserve">, Bernardo </w:t>
      </w:r>
      <w:proofErr w:type="spellStart"/>
      <w:r w:rsidRPr="00C162E4">
        <w:rPr>
          <w:rFonts w:asciiTheme="majorBidi" w:hAnsiTheme="majorBidi" w:cstheme="majorBidi"/>
          <w:sz w:val="28"/>
          <w:szCs w:val="28"/>
        </w:rPr>
        <w:t>Magnini</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Ido</w:t>
      </w:r>
      <w:proofErr w:type="spellEnd"/>
      <w:r w:rsidRPr="00C162E4">
        <w:rPr>
          <w:rFonts w:asciiTheme="majorBidi" w:hAnsiTheme="majorBidi" w:cstheme="majorBidi"/>
          <w:sz w:val="28"/>
          <w:szCs w:val="28"/>
        </w:rPr>
        <w:t xml:space="preserve"> Dagan, and Bill Dolan. The third PASCAL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recognizing textual entailment challenge. In Proceedings of the ACL-PASCAL Workshop</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on Textual Entailment and Paraphrasing, pages 1–9, Prague, June 2007.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[18] Dan </w:t>
      </w:r>
      <w:proofErr w:type="spellStart"/>
      <w:r w:rsidRPr="00C162E4">
        <w:rPr>
          <w:rFonts w:asciiTheme="majorBidi" w:hAnsiTheme="majorBidi" w:cstheme="majorBidi"/>
          <w:sz w:val="28"/>
          <w:szCs w:val="28"/>
        </w:rPr>
        <w:t>Hendrycks</w:t>
      </w:r>
      <w:proofErr w:type="spellEnd"/>
      <w:r w:rsidRPr="00C162E4">
        <w:rPr>
          <w:rFonts w:asciiTheme="majorBidi" w:hAnsiTheme="majorBidi" w:cstheme="majorBidi"/>
          <w:sz w:val="28"/>
          <w:szCs w:val="28"/>
        </w:rPr>
        <w:t xml:space="preserve"> and Kevin </w:t>
      </w:r>
      <w:proofErr w:type="spellStart"/>
      <w:r w:rsidRPr="00C162E4">
        <w:rPr>
          <w:rFonts w:asciiTheme="majorBidi" w:hAnsiTheme="majorBidi" w:cstheme="majorBidi"/>
          <w:sz w:val="28"/>
          <w:szCs w:val="28"/>
        </w:rPr>
        <w:t>Gimpel</w:t>
      </w:r>
      <w:proofErr w:type="spellEnd"/>
      <w:r w:rsidRPr="00C162E4">
        <w:rPr>
          <w:rFonts w:asciiTheme="majorBidi" w:hAnsiTheme="majorBidi" w:cstheme="majorBidi"/>
          <w:sz w:val="28"/>
          <w:szCs w:val="28"/>
        </w:rPr>
        <w:t xml:space="preserve">. Gaussian error linear units (GELUs). </w:t>
      </w:r>
      <w:proofErr w:type="spellStart"/>
      <w:r w:rsidRPr="00C162E4">
        <w:rPr>
          <w:rFonts w:asciiTheme="majorBidi" w:hAnsiTheme="majorBidi" w:cstheme="majorBidi"/>
          <w:sz w:val="28"/>
          <w:szCs w:val="28"/>
        </w:rPr>
        <w:t>arXiv</w:t>
      </w:r>
      <w:proofErr w:type="spellEnd"/>
      <w:r w:rsidRPr="00C162E4">
        <w:rPr>
          <w:rFonts w:asciiTheme="majorBidi" w:hAnsiTheme="majorBidi" w:cstheme="majorBidi"/>
          <w:sz w:val="28"/>
          <w:szCs w:val="28"/>
        </w:rPr>
        <w:t xml:space="preserve"> preprint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arXiv:1606.08415, 2016.</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[19] Jeremy Howard and Sebastian Ruder. Universal language model fine-tuning for text classification. In Proceedings of the 56th Annual Meeting of the Association for Computational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Linguistics, pages 328–339, Melbourne, Australia, July 2018. Association for Computational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[20] </w:t>
      </w:r>
      <w:proofErr w:type="spellStart"/>
      <w:r w:rsidRPr="00C162E4">
        <w:rPr>
          <w:rFonts w:asciiTheme="majorBidi" w:hAnsiTheme="majorBidi" w:cstheme="majorBidi"/>
          <w:sz w:val="28"/>
          <w:szCs w:val="28"/>
        </w:rPr>
        <w:t>Minghao</w:t>
      </w:r>
      <w:proofErr w:type="spellEnd"/>
      <w:r w:rsidRPr="00C162E4">
        <w:rPr>
          <w:rFonts w:asciiTheme="majorBidi" w:hAnsiTheme="majorBidi" w:cstheme="majorBidi"/>
          <w:sz w:val="28"/>
          <w:szCs w:val="28"/>
        </w:rPr>
        <w:t xml:space="preserve"> Hu, </w:t>
      </w:r>
      <w:proofErr w:type="spellStart"/>
      <w:r w:rsidRPr="00C162E4">
        <w:rPr>
          <w:rFonts w:asciiTheme="majorBidi" w:hAnsiTheme="majorBidi" w:cstheme="majorBidi"/>
          <w:sz w:val="28"/>
          <w:szCs w:val="28"/>
        </w:rPr>
        <w:t>Furu</w:t>
      </w:r>
      <w:proofErr w:type="spellEnd"/>
      <w:r w:rsidRPr="00C162E4">
        <w:rPr>
          <w:rFonts w:asciiTheme="majorBidi" w:hAnsiTheme="majorBidi" w:cstheme="majorBidi"/>
          <w:sz w:val="28"/>
          <w:szCs w:val="28"/>
        </w:rPr>
        <w:t xml:space="preserve"> Wei, </w:t>
      </w:r>
      <w:proofErr w:type="spellStart"/>
      <w:r w:rsidRPr="00C162E4">
        <w:rPr>
          <w:rFonts w:asciiTheme="majorBidi" w:hAnsiTheme="majorBidi" w:cstheme="majorBidi"/>
          <w:sz w:val="28"/>
          <w:szCs w:val="28"/>
        </w:rPr>
        <w:t>Yuxing</w:t>
      </w:r>
      <w:proofErr w:type="spellEnd"/>
      <w:r w:rsidRPr="00C162E4">
        <w:rPr>
          <w:rFonts w:asciiTheme="majorBidi" w:hAnsiTheme="majorBidi" w:cstheme="majorBidi"/>
          <w:sz w:val="28"/>
          <w:szCs w:val="28"/>
        </w:rPr>
        <w:t xml:space="preserve"> Peng, Zhen Huang, Nan Yang, and Ming Zhou. Read + verify:</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Machine reading comprehension with unanswerable questions.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abs/1808.05759,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[21] </w:t>
      </w:r>
      <w:proofErr w:type="spellStart"/>
      <w:r w:rsidRPr="00C162E4">
        <w:rPr>
          <w:rFonts w:asciiTheme="majorBidi" w:hAnsiTheme="majorBidi" w:cstheme="majorBidi"/>
          <w:sz w:val="28"/>
          <w:szCs w:val="28"/>
        </w:rPr>
        <w:t>Diederik</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Kingma</w:t>
      </w:r>
      <w:proofErr w:type="spellEnd"/>
      <w:r w:rsidRPr="00C162E4">
        <w:rPr>
          <w:rFonts w:asciiTheme="majorBidi" w:hAnsiTheme="majorBidi" w:cstheme="majorBidi"/>
          <w:sz w:val="28"/>
          <w:szCs w:val="28"/>
        </w:rPr>
        <w:t xml:space="preserve"> and Jimmy Ba. Adam: A method for stochastic optimization. </w:t>
      </w:r>
      <w:proofErr w:type="spellStart"/>
      <w:r w:rsidRPr="00C162E4">
        <w:rPr>
          <w:rFonts w:asciiTheme="majorBidi" w:hAnsiTheme="majorBidi" w:cstheme="majorBidi"/>
          <w:sz w:val="28"/>
          <w:szCs w:val="28"/>
        </w:rPr>
        <w:t>arXiv</w:t>
      </w:r>
      <w:proofErr w:type="spellEnd"/>
      <w:r w:rsidRPr="00C162E4">
        <w:rPr>
          <w:rFonts w:asciiTheme="majorBidi" w:hAnsiTheme="majorBidi" w:cstheme="majorBidi"/>
          <w:sz w:val="28"/>
          <w:szCs w:val="28"/>
        </w:rPr>
        <w:t xml:space="preserve"> preprint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arXiv:1412.6980, 2014.</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[22] </w:t>
      </w:r>
      <w:proofErr w:type="spellStart"/>
      <w:r w:rsidRPr="00C162E4">
        <w:rPr>
          <w:rFonts w:asciiTheme="majorBidi" w:hAnsiTheme="majorBidi" w:cstheme="majorBidi"/>
          <w:sz w:val="28"/>
          <w:szCs w:val="28"/>
        </w:rPr>
        <w:t>Diederik</w:t>
      </w:r>
      <w:proofErr w:type="spellEnd"/>
      <w:r w:rsidRPr="00C162E4">
        <w:rPr>
          <w:rFonts w:asciiTheme="majorBidi" w:hAnsiTheme="majorBidi" w:cstheme="majorBidi"/>
          <w:sz w:val="28"/>
          <w:szCs w:val="28"/>
        </w:rPr>
        <w:t xml:space="preserve"> P. </w:t>
      </w:r>
      <w:proofErr w:type="spellStart"/>
      <w:r w:rsidRPr="00C162E4">
        <w:rPr>
          <w:rFonts w:asciiTheme="majorBidi" w:hAnsiTheme="majorBidi" w:cstheme="majorBidi"/>
          <w:sz w:val="28"/>
          <w:szCs w:val="28"/>
        </w:rPr>
        <w:t>Kingma</w:t>
      </w:r>
      <w:proofErr w:type="spellEnd"/>
      <w:r w:rsidRPr="00C162E4">
        <w:rPr>
          <w:rFonts w:asciiTheme="majorBidi" w:hAnsiTheme="majorBidi" w:cstheme="majorBidi"/>
          <w:sz w:val="28"/>
          <w:szCs w:val="28"/>
        </w:rPr>
        <w:t xml:space="preserve"> and Jimmy Ba. Adam: A method for stochastic optimization. In 3rd</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International Conference on Learning Representations, San Diego, CA, 2015.</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[23] Guillaume Klein, Yoon Kim, </w:t>
      </w:r>
      <w:proofErr w:type="spellStart"/>
      <w:r w:rsidRPr="00C162E4">
        <w:rPr>
          <w:rFonts w:asciiTheme="majorBidi" w:hAnsiTheme="majorBidi" w:cstheme="majorBidi"/>
          <w:sz w:val="28"/>
          <w:szCs w:val="28"/>
        </w:rPr>
        <w:t>Yuntian</w:t>
      </w:r>
      <w:proofErr w:type="spellEnd"/>
      <w:r w:rsidRPr="00C162E4">
        <w:rPr>
          <w:rFonts w:asciiTheme="majorBidi" w:hAnsiTheme="majorBidi" w:cstheme="majorBidi"/>
          <w:sz w:val="28"/>
          <w:szCs w:val="28"/>
        </w:rPr>
        <w:t xml:space="preserve"> Deng, Jean </w:t>
      </w:r>
      <w:proofErr w:type="spellStart"/>
      <w:r w:rsidRPr="00C162E4">
        <w:rPr>
          <w:rFonts w:asciiTheme="majorBidi" w:hAnsiTheme="majorBidi" w:cstheme="majorBidi"/>
          <w:sz w:val="28"/>
          <w:szCs w:val="28"/>
        </w:rPr>
        <w:t>Senellart</w:t>
      </w:r>
      <w:proofErr w:type="spellEnd"/>
      <w:r w:rsidRPr="00C162E4">
        <w:rPr>
          <w:rFonts w:asciiTheme="majorBidi" w:hAnsiTheme="majorBidi" w:cstheme="majorBidi"/>
          <w:sz w:val="28"/>
          <w:szCs w:val="28"/>
        </w:rPr>
        <w:t xml:space="preserve">, and Alexander Rush. </w:t>
      </w:r>
      <w:proofErr w:type="spellStart"/>
      <w:r w:rsidRPr="00C162E4">
        <w:rPr>
          <w:rFonts w:asciiTheme="majorBidi" w:hAnsiTheme="majorBidi" w:cstheme="majorBidi"/>
          <w:sz w:val="28"/>
          <w:szCs w:val="28"/>
        </w:rPr>
        <w:t>OpenNMT</w:t>
      </w:r>
      <w:proofErr w:type="spellEnd"/>
      <w:r w:rsidRPr="00C162E4">
        <w:rPr>
          <w:rFonts w:asciiTheme="majorBidi" w:hAnsiTheme="majorBidi" w:cstheme="majorBidi"/>
          <w:sz w:val="28"/>
          <w:szCs w:val="28"/>
        </w:rPr>
        <w: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Open-source toolkit for neural machine translation. In Proceedings of ACL 2017, System</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Demonstrations, pages 67–72, Vancouver, Canada, July 2017. Association for Computational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[24] Hector Levesque, Ernest Davis, and </w:t>
      </w:r>
      <w:proofErr w:type="spellStart"/>
      <w:r w:rsidRPr="00C162E4">
        <w:rPr>
          <w:rFonts w:asciiTheme="majorBidi" w:hAnsiTheme="majorBidi" w:cstheme="majorBidi"/>
          <w:sz w:val="28"/>
          <w:szCs w:val="28"/>
        </w:rPr>
        <w:t>Leora</w:t>
      </w:r>
      <w:proofErr w:type="spellEnd"/>
      <w:r w:rsidRPr="00C162E4">
        <w:rPr>
          <w:rFonts w:asciiTheme="majorBidi" w:hAnsiTheme="majorBidi" w:cstheme="majorBidi"/>
          <w:sz w:val="28"/>
          <w:szCs w:val="28"/>
        </w:rPr>
        <w:t xml:space="preserve"> Morgenstern. The </w:t>
      </w:r>
      <w:proofErr w:type="spellStart"/>
      <w:r w:rsidRPr="00C162E4">
        <w:rPr>
          <w:rFonts w:asciiTheme="majorBidi" w:hAnsiTheme="majorBidi" w:cstheme="majorBidi"/>
          <w:sz w:val="28"/>
          <w:szCs w:val="28"/>
        </w:rPr>
        <w:t>winograd</w:t>
      </w:r>
      <w:proofErr w:type="spellEnd"/>
      <w:r w:rsidRPr="00C162E4">
        <w:rPr>
          <w:rFonts w:asciiTheme="majorBidi" w:hAnsiTheme="majorBidi" w:cstheme="majorBidi"/>
          <w:sz w:val="28"/>
          <w:szCs w:val="28"/>
        </w:rPr>
        <w:t xml:space="preserve"> schema challenge.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In Thirteenth International Conference on the Principles of Knowledge Representation and</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Reasoning, 2012.</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[25] Chin-Yew Lin. ROUGE: A package for automatic evaluation of summaries. In Text Summarization Branches Out: Proceedings of the ACL-04 Workshop, pages 74–81, Barcelona, Spain, July</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2004. Association for 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[26] </w:t>
      </w:r>
      <w:proofErr w:type="spellStart"/>
      <w:r w:rsidRPr="00C162E4">
        <w:rPr>
          <w:rFonts w:asciiTheme="majorBidi" w:hAnsiTheme="majorBidi" w:cstheme="majorBidi"/>
          <w:sz w:val="28"/>
          <w:szCs w:val="28"/>
        </w:rPr>
        <w:t>Xiaodong</w:t>
      </w:r>
      <w:proofErr w:type="spellEnd"/>
      <w:r w:rsidRPr="00C162E4">
        <w:rPr>
          <w:rFonts w:asciiTheme="majorBidi" w:hAnsiTheme="majorBidi" w:cstheme="majorBidi"/>
          <w:sz w:val="28"/>
          <w:szCs w:val="28"/>
        </w:rPr>
        <w:t xml:space="preserve"> Liu, </w:t>
      </w:r>
      <w:proofErr w:type="spellStart"/>
      <w:r w:rsidRPr="00C162E4">
        <w:rPr>
          <w:rFonts w:asciiTheme="majorBidi" w:hAnsiTheme="majorBidi" w:cstheme="majorBidi"/>
          <w:sz w:val="28"/>
          <w:szCs w:val="28"/>
        </w:rPr>
        <w:t>Pengcheng</w:t>
      </w:r>
      <w:proofErr w:type="spellEnd"/>
      <w:r w:rsidRPr="00C162E4">
        <w:rPr>
          <w:rFonts w:asciiTheme="majorBidi" w:hAnsiTheme="majorBidi" w:cstheme="majorBidi"/>
          <w:sz w:val="28"/>
          <w:szCs w:val="28"/>
        </w:rPr>
        <w:t xml:space="preserve"> He, </w:t>
      </w:r>
      <w:proofErr w:type="spellStart"/>
      <w:r w:rsidRPr="00C162E4">
        <w:rPr>
          <w:rFonts w:asciiTheme="majorBidi" w:hAnsiTheme="majorBidi" w:cstheme="majorBidi"/>
          <w:sz w:val="28"/>
          <w:szCs w:val="28"/>
        </w:rPr>
        <w:t>Weizhu</w:t>
      </w:r>
      <w:proofErr w:type="spellEnd"/>
      <w:r w:rsidRPr="00C162E4">
        <w:rPr>
          <w:rFonts w:asciiTheme="majorBidi" w:hAnsiTheme="majorBidi" w:cstheme="majorBidi"/>
          <w:sz w:val="28"/>
          <w:szCs w:val="28"/>
        </w:rPr>
        <w:t xml:space="preserve"> Chen, and </w:t>
      </w:r>
      <w:proofErr w:type="spellStart"/>
      <w:r w:rsidRPr="00C162E4">
        <w:rPr>
          <w:rFonts w:asciiTheme="majorBidi" w:hAnsiTheme="majorBidi" w:cstheme="majorBidi"/>
          <w:sz w:val="28"/>
          <w:szCs w:val="28"/>
        </w:rPr>
        <w:t>Jianfeng</w:t>
      </w:r>
      <w:proofErr w:type="spellEnd"/>
      <w:r w:rsidRPr="00C162E4">
        <w:rPr>
          <w:rFonts w:asciiTheme="majorBidi" w:hAnsiTheme="majorBidi" w:cstheme="majorBidi"/>
          <w:sz w:val="28"/>
          <w:szCs w:val="28"/>
        </w:rPr>
        <w:t xml:space="preserve"> Gao. Multi-task deep neural networks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for natural language understanding.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abs/1901.11504,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[27] Yang Liu. Fine-tune BERT for extractive summarization.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abs/1903.10318,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[28] </w:t>
      </w:r>
      <w:proofErr w:type="spellStart"/>
      <w:r w:rsidRPr="00C162E4">
        <w:rPr>
          <w:rFonts w:asciiTheme="majorBidi" w:hAnsiTheme="majorBidi" w:cstheme="majorBidi"/>
          <w:sz w:val="28"/>
          <w:szCs w:val="28"/>
        </w:rPr>
        <w:t>Romain</w:t>
      </w:r>
      <w:proofErr w:type="spellEnd"/>
      <w:r w:rsidRPr="00C162E4">
        <w:rPr>
          <w:rFonts w:asciiTheme="majorBidi" w:hAnsiTheme="majorBidi" w:cstheme="majorBidi"/>
          <w:sz w:val="28"/>
          <w:szCs w:val="28"/>
        </w:rPr>
        <w:t xml:space="preserve"> Paulus, </w:t>
      </w:r>
      <w:proofErr w:type="spellStart"/>
      <w:r w:rsidRPr="00C162E4">
        <w:rPr>
          <w:rFonts w:asciiTheme="majorBidi" w:hAnsiTheme="majorBidi" w:cstheme="majorBidi"/>
          <w:sz w:val="28"/>
          <w:szCs w:val="28"/>
        </w:rPr>
        <w:t>Caiming</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Xiong</w:t>
      </w:r>
      <w:proofErr w:type="spellEnd"/>
      <w:r w:rsidRPr="00C162E4">
        <w:rPr>
          <w:rFonts w:asciiTheme="majorBidi" w:hAnsiTheme="majorBidi" w:cstheme="majorBidi"/>
          <w:sz w:val="28"/>
          <w:szCs w:val="28"/>
        </w:rPr>
        <w:t xml:space="preserve">, and Richard </w:t>
      </w:r>
      <w:proofErr w:type="spellStart"/>
      <w:r w:rsidRPr="00C162E4">
        <w:rPr>
          <w:rFonts w:asciiTheme="majorBidi" w:hAnsiTheme="majorBidi" w:cstheme="majorBidi"/>
          <w:sz w:val="28"/>
          <w:szCs w:val="28"/>
        </w:rPr>
        <w:t>Socher</w:t>
      </w:r>
      <w:proofErr w:type="spellEnd"/>
      <w:r w:rsidRPr="00C162E4">
        <w:rPr>
          <w:rFonts w:asciiTheme="majorBidi" w:hAnsiTheme="majorBidi" w:cstheme="majorBidi"/>
          <w:sz w:val="28"/>
          <w:szCs w:val="28"/>
        </w:rPr>
        <w:t>. A deep reinforced model for abstractive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summarization.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abs/1705.04304,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[29] Matthew Peters, Mark Neumann, </w:t>
      </w:r>
      <w:proofErr w:type="spellStart"/>
      <w:r w:rsidRPr="00C162E4">
        <w:rPr>
          <w:rFonts w:asciiTheme="majorBidi" w:hAnsiTheme="majorBidi" w:cstheme="majorBidi"/>
          <w:sz w:val="28"/>
          <w:szCs w:val="28"/>
        </w:rPr>
        <w:t>Mohit</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Iyyer</w:t>
      </w:r>
      <w:proofErr w:type="spellEnd"/>
      <w:r w:rsidRPr="00C162E4">
        <w:rPr>
          <w:rFonts w:asciiTheme="majorBidi" w:hAnsiTheme="majorBidi" w:cstheme="majorBidi"/>
          <w:sz w:val="28"/>
          <w:szCs w:val="28"/>
        </w:rPr>
        <w:t>, Matt Gardner, Christopher Clark, Kenton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Lee, and Luke </w:t>
      </w:r>
      <w:proofErr w:type="spellStart"/>
      <w:r w:rsidRPr="00C162E4">
        <w:rPr>
          <w:rFonts w:asciiTheme="majorBidi" w:hAnsiTheme="majorBidi" w:cstheme="majorBidi"/>
          <w:sz w:val="28"/>
          <w:szCs w:val="28"/>
        </w:rPr>
        <w:t>Zettlemoyer</w:t>
      </w:r>
      <w:proofErr w:type="spellEnd"/>
      <w:r w:rsidRPr="00C162E4">
        <w:rPr>
          <w:rFonts w:asciiTheme="majorBidi" w:hAnsiTheme="majorBidi" w:cstheme="majorBidi"/>
          <w:sz w:val="28"/>
          <w:szCs w:val="28"/>
        </w:rPr>
        <w:t>. Deep contextualized word representations. In Proceedings of</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the 2018 Conference of the North American Chapter of the Association for Computational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Linguistics: Human Language Technologies, pages 2227–2237, New Orleans, Louisiana, June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2018. Association for 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[30] </w:t>
      </w:r>
      <w:proofErr w:type="spellStart"/>
      <w:r w:rsidRPr="00C162E4">
        <w:rPr>
          <w:rFonts w:asciiTheme="majorBidi" w:hAnsiTheme="majorBidi" w:cstheme="majorBidi"/>
          <w:sz w:val="28"/>
          <w:szCs w:val="28"/>
        </w:rPr>
        <w:t>Lianhui</w:t>
      </w:r>
      <w:proofErr w:type="spellEnd"/>
      <w:r w:rsidRPr="00C162E4">
        <w:rPr>
          <w:rFonts w:asciiTheme="majorBidi" w:hAnsiTheme="majorBidi" w:cstheme="majorBidi"/>
          <w:sz w:val="28"/>
          <w:szCs w:val="28"/>
        </w:rPr>
        <w:t xml:space="preserve"> Qin, Michel Galley, Chris Brockett, </w:t>
      </w:r>
      <w:proofErr w:type="spellStart"/>
      <w:r w:rsidRPr="00C162E4">
        <w:rPr>
          <w:rFonts w:asciiTheme="majorBidi" w:hAnsiTheme="majorBidi" w:cstheme="majorBidi"/>
          <w:sz w:val="28"/>
          <w:szCs w:val="28"/>
        </w:rPr>
        <w:t>Xiaodong</w:t>
      </w:r>
      <w:proofErr w:type="spellEnd"/>
      <w:r w:rsidRPr="00C162E4">
        <w:rPr>
          <w:rFonts w:asciiTheme="majorBidi" w:hAnsiTheme="majorBidi" w:cstheme="majorBidi"/>
          <w:sz w:val="28"/>
          <w:szCs w:val="28"/>
        </w:rPr>
        <w:t xml:space="preserve"> Liu, Xiang Gao, Bill Dolan, </w:t>
      </w:r>
      <w:proofErr w:type="spellStart"/>
      <w:r w:rsidRPr="00C162E4">
        <w:rPr>
          <w:rFonts w:asciiTheme="majorBidi" w:hAnsiTheme="majorBidi" w:cstheme="majorBidi"/>
          <w:sz w:val="28"/>
          <w:szCs w:val="28"/>
        </w:rPr>
        <w:t>Yejin</w:t>
      </w:r>
      <w:proofErr w:type="spellEnd"/>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Choi, and </w:t>
      </w:r>
      <w:proofErr w:type="spellStart"/>
      <w:r w:rsidRPr="00C162E4">
        <w:rPr>
          <w:rFonts w:asciiTheme="majorBidi" w:hAnsiTheme="majorBidi" w:cstheme="majorBidi"/>
          <w:sz w:val="28"/>
          <w:szCs w:val="28"/>
        </w:rPr>
        <w:t>Jianfeng</w:t>
      </w:r>
      <w:proofErr w:type="spellEnd"/>
      <w:r w:rsidRPr="00C162E4">
        <w:rPr>
          <w:rFonts w:asciiTheme="majorBidi" w:hAnsiTheme="majorBidi" w:cstheme="majorBidi"/>
          <w:sz w:val="28"/>
          <w:szCs w:val="28"/>
        </w:rPr>
        <w:t xml:space="preserve"> Gao. Conversing by reading: </w:t>
      </w:r>
      <w:proofErr w:type="spellStart"/>
      <w:r w:rsidRPr="00C162E4">
        <w:rPr>
          <w:rFonts w:asciiTheme="majorBidi" w:hAnsiTheme="majorBidi" w:cstheme="majorBidi"/>
          <w:sz w:val="28"/>
          <w:szCs w:val="28"/>
        </w:rPr>
        <w:t>Contentful</w:t>
      </w:r>
      <w:proofErr w:type="spellEnd"/>
      <w:r w:rsidRPr="00C162E4">
        <w:rPr>
          <w:rFonts w:asciiTheme="majorBidi" w:hAnsiTheme="majorBidi" w:cstheme="majorBidi"/>
          <w:sz w:val="28"/>
          <w:szCs w:val="28"/>
        </w:rPr>
        <w:t xml:space="preserve"> neural conversation with </w:t>
      </w:r>
      <w:proofErr w:type="spellStart"/>
      <w:r w:rsidRPr="00C162E4">
        <w:rPr>
          <w:rFonts w:asciiTheme="majorBidi" w:hAnsiTheme="majorBidi" w:cstheme="majorBidi"/>
          <w:sz w:val="28"/>
          <w:szCs w:val="28"/>
        </w:rPr>
        <w:t>ondemand</w:t>
      </w:r>
      <w:proofErr w:type="spellEnd"/>
      <w:r w:rsidRPr="00C162E4">
        <w:rPr>
          <w:rFonts w:asciiTheme="majorBidi" w:hAnsiTheme="majorBidi" w:cstheme="majorBidi"/>
          <w:sz w:val="28"/>
          <w:szCs w:val="28"/>
        </w:rPr>
        <w:t xml:space="preserve"> machine reading. In Proceedings of the 57th Annual Meeting of the Association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for Computational Linguistics, pages 5427–5436, Florence, Italy, July 2019.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[31] Alec Radford, </w:t>
      </w:r>
      <w:proofErr w:type="spellStart"/>
      <w:r w:rsidRPr="00C162E4">
        <w:rPr>
          <w:rFonts w:asciiTheme="majorBidi" w:hAnsiTheme="majorBidi" w:cstheme="majorBidi"/>
          <w:sz w:val="28"/>
          <w:szCs w:val="28"/>
        </w:rPr>
        <w:t>Karthik</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Narasimhan</w:t>
      </w:r>
      <w:proofErr w:type="spellEnd"/>
      <w:r w:rsidRPr="00C162E4">
        <w:rPr>
          <w:rFonts w:asciiTheme="majorBidi" w:hAnsiTheme="majorBidi" w:cstheme="majorBidi"/>
          <w:sz w:val="28"/>
          <w:szCs w:val="28"/>
        </w:rPr>
        <w:t xml:space="preserve">, Tim </w:t>
      </w:r>
      <w:proofErr w:type="spellStart"/>
      <w:r w:rsidRPr="00C162E4">
        <w:rPr>
          <w:rFonts w:asciiTheme="majorBidi" w:hAnsiTheme="majorBidi" w:cstheme="majorBidi"/>
          <w:sz w:val="28"/>
          <w:szCs w:val="28"/>
        </w:rPr>
        <w:t>Salimans</w:t>
      </w:r>
      <w:proofErr w:type="spellEnd"/>
      <w:r w:rsidRPr="00C162E4">
        <w:rPr>
          <w:rFonts w:asciiTheme="majorBidi" w:hAnsiTheme="majorBidi" w:cstheme="majorBidi"/>
          <w:sz w:val="28"/>
          <w:szCs w:val="28"/>
        </w:rPr>
        <w:t xml:space="preserve">, and Ilya </w:t>
      </w:r>
      <w:proofErr w:type="spellStart"/>
      <w:r w:rsidRPr="00C162E4">
        <w:rPr>
          <w:rFonts w:asciiTheme="majorBidi" w:hAnsiTheme="majorBidi" w:cstheme="majorBidi"/>
          <w:sz w:val="28"/>
          <w:szCs w:val="28"/>
        </w:rPr>
        <w:t>Sutskever</w:t>
      </w:r>
      <w:proofErr w:type="spellEnd"/>
      <w:r w:rsidRPr="00C162E4">
        <w:rPr>
          <w:rFonts w:asciiTheme="majorBidi" w:hAnsiTheme="majorBidi" w:cstheme="majorBidi"/>
          <w:sz w:val="28"/>
          <w:szCs w:val="28"/>
        </w:rPr>
        <w:t>. Improving language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understanding by generative pre-training.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[32] Alec Radford, Jeff Wu, </w:t>
      </w:r>
      <w:proofErr w:type="spellStart"/>
      <w:r w:rsidRPr="00C162E4">
        <w:rPr>
          <w:rFonts w:asciiTheme="majorBidi" w:hAnsiTheme="majorBidi" w:cstheme="majorBidi"/>
          <w:sz w:val="28"/>
          <w:szCs w:val="28"/>
        </w:rPr>
        <w:t>Rewon</w:t>
      </w:r>
      <w:proofErr w:type="spellEnd"/>
      <w:r w:rsidRPr="00C162E4">
        <w:rPr>
          <w:rFonts w:asciiTheme="majorBidi" w:hAnsiTheme="majorBidi" w:cstheme="majorBidi"/>
          <w:sz w:val="28"/>
          <w:szCs w:val="28"/>
        </w:rPr>
        <w:t xml:space="preserve"> Child, David Luan, Dario </w:t>
      </w:r>
      <w:proofErr w:type="spellStart"/>
      <w:r w:rsidRPr="00C162E4">
        <w:rPr>
          <w:rFonts w:asciiTheme="majorBidi" w:hAnsiTheme="majorBidi" w:cstheme="majorBidi"/>
          <w:sz w:val="28"/>
          <w:szCs w:val="28"/>
        </w:rPr>
        <w:t>Amodei</w:t>
      </w:r>
      <w:proofErr w:type="spellEnd"/>
      <w:r w:rsidRPr="00C162E4">
        <w:rPr>
          <w:rFonts w:asciiTheme="majorBidi" w:hAnsiTheme="majorBidi" w:cstheme="majorBidi"/>
          <w:sz w:val="28"/>
          <w:szCs w:val="28"/>
        </w:rPr>
        <w:t xml:space="preserve">, and Ilya </w:t>
      </w:r>
      <w:proofErr w:type="spellStart"/>
      <w:r w:rsidRPr="00C162E4">
        <w:rPr>
          <w:rFonts w:asciiTheme="majorBidi" w:hAnsiTheme="majorBidi" w:cstheme="majorBidi"/>
          <w:sz w:val="28"/>
          <w:szCs w:val="28"/>
        </w:rPr>
        <w:t>Sutskever</w:t>
      </w:r>
      <w:proofErr w:type="spellEnd"/>
      <w:r w:rsidRPr="00C162E4">
        <w:rPr>
          <w:rFonts w:asciiTheme="majorBidi" w:hAnsiTheme="majorBidi" w:cstheme="majorBidi"/>
          <w:sz w:val="28"/>
          <w:szCs w:val="28"/>
        </w:rPr>
        <w:t>. Language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models are unsupervised multitask learners.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 xml:space="preserve">[33] Pranav </w:t>
      </w:r>
      <w:proofErr w:type="spellStart"/>
      <w:r w:rsidRPr="00C162E4">
        <w:rPr>
          <w:rFonts w:asciiTheme="majorBidi" w:hAnsiTheme="majorBidi" w:cstheme="majorBidi"/>
          <w:sz w:val="28"/>
          <w:szCs w:val="28"/>
        </w:rPr>
        <w:t>Rajpurkar</w:t>
      </w:r>
      <w:proofErr w:type="spellEnd"/>
      <w:r w:rsidRPr="00C162E4">
        <w:rPr>
          <w:rFonts w:asciiTheme="majorBidi" w:hAnsiTheme="majorBidi" w:cstheme="majorBidi"/>
          <w:sz w:val="28"/>
          <w:szCs w:val="28"/>
        </w:rPr>
        <w:t xml:space="preserve">, Jian Zhang, Konstantin </w:t>
      </w:r>
      <w:proofErr w:type="spellStart"/>
      <w:r w:rsidRPr="00C162E4">
        <w:rPr>
          <w:rFonts w:asciiTheme="majorBidi" w:hAnsiTheme="majorBidi" w:cstheme="majorBidi"/>
          <w:sz w:val="28"/>
          <w:szCs w:val="28"/>
        </w:rPr>
        <w:t>Lopyrev</w:t>
      </w:r>
      <w:proofErr w:type="spellEnd"/>
      <w:r w:rsidRPr="00C162E4">
        <w:rPr>
          <w:rFonts w:asciiTheme="majorBidi" w:hAnsiTheme="majorBidi" w:cstheme="majorBidi"/>
          <w:sz w:val="28"/>
          <w:szCs w:val="28"/>
        </w:rPr>
        <w:t xml:space="preserve">, and Percy Liang. </w:t>
      </w:r>
      <w:proofErr w:type="spellStart"/>
      <w:r w:rsidRPr="00C162E4">
        <w:rPr>
          <w:rFonts w:asciiTheme="majorBidi" w:hAnsiTheme="majorBidi" w:cstheme="majorBidi"/>
          <w:sz w:val="28"/>
          <w:szCs w:val="28"/>
        </w:rPr>
        <w:t>SQuAD</w:t>
      </w:r>
      <w:proofErr w:type="spellEnd"/>
      <w:r w:rsidRPr="00C162E4">
        <w:rPr>
          <w:rFonts w:asciiTheme="majorBidi" w:hAnsiTheme="majorBidi" w:cstheme="majorBidi"/>
          <w:sz w:val="28"/>
          <w:szCs w:val="28"/>
        </w:rPr>
        <w:t>: 100,000+ questions for machine comprehension of text. In Proceedings of the 2016 Conference on Empirical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Methods in Natural Language Processing, pages 2383–2392, Austin, Texas, November 2016.</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Association for 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11[34] Pranav </w:t>
      </w:r>
      <w:proofErr w:type="spellStart"/>
      <w:r w:rsidRPr="00C162E4">
        <w:rPr>
          <w:rFonts w:asciiTheme="majorBidi" w:hAnsiTheme="majorBidi" w:cstheme="majorBidi"/>
          <w:sz w:val="28"/>
          <w:szCs w:val="28"/>
        </w:rPr>
        <w:t>Rajpurkar</w:t>
      </w:r>
      <w:proofErr w:type="spellEnd"/>
      <w:r w:rsidRPr="00C162E4">
        <w:rPr>
          <w:rFonts w:asciiTheme="majorBidi" w:hAnsiTheme="majorBidi" w:cstheme="majorBidi"/>
          <w:sz w:val="28"/>
          <w:szCs w:val="28"/>
        </w:rPr>
        <w:t xml:space="preserve">, Robin </w:t>
      </w:r>
      <w:proofErr w:type="spellStart"/>
      <w:r w:rsidRPr="00C162E4">
        <w:rPr>
          <w:rFonts w:asciiTheme="majorBidi" w:hAnsiTheme="majorBidi" w:cstheme="majorBidi"/>
          <w:sz w:val="28"/>
          <w:szCs w:val="28"/>
        </w:rPr>
        <w:t>Jia</w:t>
      </w:r>
      <w:proofErr w:type="spellEnd"/>
      <w:r w:rsidRPr="00C162E4">
        <w:rPr>
          <w:rFonts w:asciiTheme="majorBidi" w:hAnsiTheme="majorBidi" w:cstheme="majorBidi"/>
          <w:sz w:val="28"/>
          <w:szCs w:val="28"/>
        </w:rPr>
        <w:t>, and Percy Liang. Know what you don’t know: Unanswerable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questions for </w:t>
      </w:r>
      <w:proofErr w:type="spellStart"/>
      <w:r w:rsidRPr="00C162E4">
        <w:rPr>
          <w:rFonts w:asciiTheme="majorBidi" w:hAnsiTheme="majorBidi" w:cstheme="majorBidi"/>
          <w:sz w:val="28"/>
          <w:szCs w:val="28"/>
        </w:rPr>
        <w:t>SQuAD</w:t>
      </w:r>
      <w:proofErr w:type="spellEnd"/>
      <w:r w:rsidRPr="00C162E4">
        <w:rPr>
          <w:rFonts w:asciiTheme="majorBidi" w:hAnsiTheme="majorBidi" w:cstheme="majorBidi"/>
          <w:sz w:val="28"/>
          <w:szCs w:val="28"/>
        </w:rPr>
        <w:t>. In Proceedings of the 56th Annual Meeting of the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 ACL 2018, Melbourne, Australia, July 15-20, 2018, Volume 2: Short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Papers, pages 784–789,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[35] Siva Reddy, </w:t>
      </w:r>
      <w:proofErr w:type="spellStart"/>
      <w:r w:rsidRPr="00C162E4">
        <w:rPr>
          <w:rFonts w:asciiTheme="majorBidi" w:hAnsiTheme="majorBidi" w:cstheme="majorBidi"/>
          <w:sz w:val="28"/>
          <w:szCs w:val="28"/>
        </w:rPr>
        <w:t>Danqi</w:t>
      </w:r>
      <w:proofErr w:type="spellEnd"/>
      <w:r w:rsidRPr="00C162E4">
        <w:rPr>
          <w:rFonts w:asciiTheme="majorBidi" w:hAnsiTheme="majorBidi" w:cstheme="majorBidi"/>
          <w:sz w:val="28"/>
          <w:szCs w:val="28"/>
        </w:rPr>
        <w:t xml:space="preserve"> Chen, and Christopher D. Manning. </w:t>
      </w:r>
      <w:proofErr w:type="spellStart"/>
      <w:r w:rsidRPr="00C162E4">
        <w:rPr>
          <w:rFonts w:asciiTheme="majorBidi" w:hAnsiTheme="majorBidi" w:cstheme="majorBidi"/>
          <w:sz w:val="28"/>
          <w:szCs w:val="28"/>
        </w:rPr>
        <w:t>CoQA</w:t>
      </w:r>
      <w:proofErr w:type="spellEnd"/>
      <w:r w:rsidRPr="00C162E4">
        <w:rPr>
          <w:rFonts w:asciiTheme="majorBidi" w:hAnsiTheme="majorBidi" w:cstheme="majorBidi"/>
          <w:sz w:val="28"/>
          <w:szCs w:val="28"/>
        </w:rPr>
        <w:t>: A conversational question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answering challenge. Transactions of the Association for Computational Linguistics, 7:249–266,</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March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[36] Alexander M. Rush, </w:t>
      </w:r>
      <w:proofErr w:type="spellStart"/>
      <w:r w:rsidRPr="00C162E4">
        <w:rPr>
          <w:rFonts w:asciiTheme="majorBidi" w:hAnsiTheme="majorBidi" w:cstheme="majorBidi"/>
          <w:sz w:val="28"/>
          <w:szCs w:val="28"/>
        </w:rPr>
        <w:t>Sumit</w:t>
      </w:r>
      <w:proofErr w:type="spellEnd"/>
      <w:r w:rsidRPr="00C162E4">
        <w:rPr>
          <w:rFonts w:asciiTheme="majorBidi" w:hAnsiTheme="majorBidi" w:cstheme="majorBidi"/>
          <w:sz w:val="28"/>
          <w:szCs w:val="28"/>
        </w:rPr>
        <w:t xml:space="preserve"> Chopra, and Jason Weston. A neural attention model for abstractive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sentence summarization. In Proceedings of the 2015 Conference on Empirical Methods in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Natural Language Processing, pages 379–389, Lisbon, Portugal, September 2015. Association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for 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[37] Abigail See, Peter J. Liu, and Christopher D. Manning. Get to the point: Summarization with</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pointer-generator networks. In Proceedings of the 55th Annual Meeting of the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 pages 1073–1083, Vancouver, Canada, July 2017. Association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[38] Richard </w:t>
      </w:r>
      <w:proofErr w:type="spellStart"/>
      <w:r w:rsidRPr="00C162E4">
        <w:rPr>
          <w:rFonts w:asciiTheme="majorBidi" w:hAnsiTheme="majorBidi" w:cstheme="majorBidi"/>
          <w:sz w:val="28"/>
          <w:szCs w:val="28"/>
        </w:rPr>
        <w:t>Socher</w:t>
      </w:r>
      <w:proofErr w:type="spellEnd"/>
      <w:r w:rsidRPr="00C162E4">
        <w:rPr>
          <w:rFonts w:asciiTheme="majorBidi" w:hAnsiTheme="majorBidi" w:cstheme="majorBidi"/>
          <w:sz w:val="28"/>
          <w:szCs w:val="28"/>
        </w:rPr>
        <w:t xml:space="preserve">, Alex </w:t>
      </w:r>
      <w:proofErr w:type="spellStart"/>
      <w:r w:rsidRPr="00C162E4">
        <w:rPr>
          <w:rFonts w:asciiTheme="majorBidi" w:hAnsiTheme="majorBidi" w:cstheme="majorBidi"/>
          <w:sz w:val="28"/>
          <w:szCs w:val="28"/>
        </w:rPr>
        <w:t>Perelygin</w:t>
      </w:r>
      <w:proofErr w:type="spellEnd"/>
      <w:r w:rsidRPr="00C162E4">
        <w:rPr>
          <w:rFonts w:asciiTheme="majorBidi" w:hAnsiTheme="majorBidi" w:cstheme="majorBidi"/>
          <w:sz w:val="28"/>
          <w:szCs w:val="28"/>
        </w:rPr>
        <w:t>, Jean Wu, Jason Chuang, Christopher D Manning, Andrew Ng,</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and Christopher Potts. Recursive deep models for semantic compositionality over a sentiment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treebank. In Proceedings of the 2013 conference on empirical methods in natural language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processing, pages 1631–1642, 2013.</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[39] </w:t>
      </w:r>
      <w:proofErr w:type="spellStart"/>
      <w:r w:rsidRPr="00C162E4">
        <w:rPr>
          <w:rFonts w:asciiTheme="majorBidi" w:hAnsiTheme="majorBidi" w:cstheme="majorBidi"/>
          <w:sz w:val="28"/>
          <w:szCs w:val="28"/>
        </w:rPr>
        <w:t>Kaitao</w:t>
      </w:r>
      <w:proofErr w:type="spellEnd"/>
      <w:r w:rsidRPr="00C162E4">
        <w:rPr>
          <w:rFonts w:asciiTheme="majorBidi" w:hAnsiTheme="majorBidi" w:cstheme="majorBidi"/>
          <w:sz w:val="28"/>
          <w:szCs w:val="28"/>
        </w:rPr>
        <w:t xml:space="preserve"> Song, Xu Tan, Tao Qin, </w:t>
      </w:r>
      <w:proofErr w:type="spellStart"/>
      <w:r w:rsidRPr="00C162E4">
        <w:rPr>
          <w:rFonts w:asciiTheme="majorBidi" w:hAnsiTheme="majorBidi" w:cstheme="majorBidi"/>
          <w:sz w:val="28"/>
          <w:szCs w:val="28"/>
        </w:rPr>
        <w:t>Jianfeng</w:t>
      </w:r>
      <w:proofErr w:type="spellEnd"/>
      <w:r w:rsidRPr="00C162E4">
        <w:rPr>
          <w:rFonts w:asciiTheme="majorBidi" w:hAnsiTheme="majorBidi" w:cstheme="majorBidi"/>
          <w:sz w:val="28"/>
          <w:szCs w:val="28"/>
        </w:rPr>
        <w:t xml:space="preserve"> Lu, and Tie-Yan Liu. Mass: Masked sequence to</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sequence pre-training for language generation. </w:t>
      </w:r>
      <w:proofErr w:type="spellStart"/>
      <w:r w:rsidRPr="00C162E4">
        <w:rPr>
          <w:rFonts w:asciiTheme="majorBidi" w:hAnsiTheme="majorBidi" w:cstheme="majorBidi"/>
          <w:sz w:val="28"/>
          <w:szCs w:val="28"/>
        </w:rPr>
        <w:t>arXiv</w:t>
      </w:r>
      <w:proofErr w:type="spellEnd"/>
      <w:r w:rsidRPr="00C162E4">
        <w:rPr>
          <w:rFonts w:asciiTheme="majorBidi" w:hAnsiTheme="majorBidi" w:cstheme="majorBidi"/>
          <w:sz w:val="28"/>
          <w:szCs w:val="28"/>
        </w:rPr>
        <w:t xml:space="preserve"> preprint arXiv:1905.02450,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[40] Christian </w:t>
      </w:r>
      <w:proofErr w:type="spellStart"/>
      <w:r w:rsidRPr="00C162E4">
        <w:rPr>
          <w:rFonts w:asciiTheme="majorBidi" w:hAnsiTheme="majorBidi" w:cstheme="majorBidi"/>
          <w:sz w:val="28"/>
          <w:szCs w:val="28"/>
        </w:rPr>
        <w:t>Szegedy</w:t>
      </w:r>
      <w:proofErr w:type="spellEnd"/>
      <w:r w:rsidRPr="00C162E4">
        <w:rPr>
          <w:rFonts w:asciiTheme="majorBidi" w:hAnsiTheme="majorBidi" w:cstheme="majorBidi"/>
          <w:sz w:val="28"/>
          <w:szCs w:val="28"/>
        </w:rPr>
        <w:t xml:space="preserve">, Vincent </w:t>
      </w:r>
      <w:proofErr w:type="spellStart"/>
      <w:r w:rsidRPr="00C162E4">
        <w:rPr>
          <w:rFonts w:asciiTheme="majorBidi" w:hAnsiTheme="majorBidi" w:cstheme="majorBidi"/>
          <w:sz w:val="28"/>
          <w:szCs w:val="28"/>
        </w:rPr>
        <w:t>Vanhoucke</w:t>
      </w:r>
      <w:proofErr w:type="spellEnd"/>
      <w:r w:rsidRPr="00C162E4">
        <w:rPr>
          <w:rFonts w:asciiTheme="majorBidi" w:hAnsiTheme="majorBidi" w:cstheme="majorBidi"/>
          <w:sz w:val="28"/>
          <w:szCs w:val="28"/>
        </w:rPr>
        <w:t xml:space="preserve">, Sergey </w:t>
      </w:r>
      <w:proofErr w:type="spellStart"/>
      <w:r w:rsidRPr="00C162E4">
        <w:rPr>
          <w:rFonts w:asciiTheme="majorBidi" w:hAnsiTheme="majorBidi" w:cstheme="majorBidi"/>
          <w:sz w:val="28"/>
          <w:szCs w:val="28"/>
        </w:rPr>
        <w:t>Ioffe</w:t>
      </w:r>
      <w:proofErr w:type="spellEnd"/>
      <w:r w:rsidRPr="00C162E4">
        <w:rPr>
          <w:rFonts w:asciiTheme="majorBidi" w:hAnsiTheme="majorBidi" w:cstheme="majorBidi"/>
          <w:sz w:val="28"/>
          <w:szCs w:val="28"/>
        </w:rPr>
        <w:t xml:space="preserve">, Jon </w:t>
      </w:r>
      <w:proofErr w:type="spellStart"/>
      <w:r w:rsidRPr="00C162E4">
        <w:rPr>
          <w:rFonts w:asciiTheme="majorBidi" w:hAnsiTheme="majorBidi" w:cstheme="majorBidi"/>
          <w:sz w:val="28"/>
          <w:szCs w:val="28"/>
        </w:rPr>
        <w:t>Shlens</w:t>
      </w:r>
      <w:proofErr w:type="spellEnd"/>
      <w:r w:rsidRPr="00C162E4">
        <w:rPr>
          <w:rFonts w:asciiTheme="majorBidi" w:hAnsiTheme="majorBidi" w:cstheme="majorBidi"/>
          <w:sz w:val="28"/>
          <w:szCs w:val="28"/>
        </w:rPr>
        <w:t xml:space="preserve">, and </w:t>
      </w:r>
      <w:proofErr w:type="spellStart"/>
      <w:r w:rsidRPr="00C162E4">
        <w:rPr>
          <w:rFonts w:asciiTheme="majorBidi" w:hAnsiTheme="majorBidi" w:cstheme="majorBidi"/>
          <w:sz w:val="28"/>
          <w:szCs w:val="28"/>
        </w:rPr>
        <w:t>Zbigniew</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Wojna</w:t>
      </w:r>
      <w:proofErr w:type="spellEnd"/>
      <w:r w:rsidRPr="00C162E4">
        <w:rPr>
          <w:rFonts w:asciiTheme="majorBidi" w:hAnsiTheme="majorBidi" w:cstheme="majorBidi"/>
          <w:sz w:val="28"/>
          <w:szCs w:val="28"/>
        </w:rPr>
        <w:t>. Rethinking the inception architecture for computer vision. In Proceedings of the IEEE Conference</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on Computer Vision and Pattern Recognition, pages 2818–2826, 2016.</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[41] Y Tam, </w:t>
      </w:r>
      <w:proofErr w:type="spellStart"/>
      <w:r w:rsidRPr="00C162E4">
        <w:rPr>
          <w:rFonts w:asciiTheme="majorBidi" w:hAnsiTheme="majorBidi" w:cstheme="majorBidi"/>
          <w:sz w:val="28"/>
          <w:szCs w:val="28"/>
        </w:rPr>
        <w:t>Jiachen</w:t>
      </w:r>
      <w:proofErr w:type="spellEnd"/>
      <w:r w:rsidRPr="00C162E4">
        <w:rPr>
          <w:rFonts w:asciiTheme="majorBidi" w:hAnsiTheme="majorBidi" w:cstheme="majorBidi"/>
          <w:sz w:val="28"/>
          <w:szCs w:val="28"/>
        </w:rPr>
        <w:t xml:space="preserve"> Ding, Cheng </w:t>
      </w:r>
      <w:proofErr w:type="spellStart"/>
      <w:r w:rsidRPr="00C162E4">
        <w:rPr>
          <w:rFonts w:asciiTheme="majorBidi" w:hAnsiTheme="majorBidi" w:cstheme="majorBidi"/>
          <w:sz w:val="28"/>
          <w:szCs w:val="28"/>
        </w:rPr>
        <w:t>Niu</w:t>
      </w:r>
      <w:proofErr w:type="spellEnd"/>
      <w:r w:rsidRPr="00C162E4">
        <w:rPr>
          <w:rFonts w:asciiTheme="majorBidi" w:hAnsiTheme="majorBidi" w:cstheme="majorBidi"/>
          <w:sz w:val="28"/>
          <w:szCs w:val="28"/>
        </w:rPr>
        <w:t xml:space="preserve">, and </w:t>
      </w:r>
      <w:proofErr w:type="spellStart"/>
      <w:r w:rsidRPr="00C162E4">
        <w:rPr>
          <w:rFonts w:asciiTheme="majorBidi" w:hAnsiTheme="majorBidi" w:cstheme="majorBidi"/>
          <w:sz w:val="28"/>
          <w:szCs w:val="28"/>
        </w:rPr>
        <w:t>Jie</w:t>
      </w:r>
      <w:proofErr w:type="spellEnd"/>
      <w:r w:rsidRPr="00C162E4">
        <w:rPr>
          <w:rFonts w:asciiTheme="majorBidi" w:hAnsiTheme="majorBidi" w:cstheme="majorBidi"/>
          <w:sz w:val="28"/>
          <w:szCs w:val="28"/>
        </w:rPr>
        <w:t xml:space="preserve"> Zhou. Cluster-based beam search for pointer-generator</w:t>
      </w:r>
    </w:p>
    <w:p w:rsidR="00C162E4" w:rsidRPr="00C162E4" w:rsidRDefault="00C162E4" w:rsidP="00C162E4">
      <w:pPr>
        <w:pStyle w:val="ListParagraph"/>
        <w:numPr>
          <w:ilvl w:val="0"/>
          <w:numId w:val="2"/>
        </w:numPr>
        <w:rPr>
          <w:rFonts w:asciiTheme="majorBidi" w:hAnsiTheme="majorBidi" w:cstheme="majorBidi"/>
          <w:sz w:val="28"/>
          <w:szCs w:val="28"/>
        </w:rPr>
      </w:pPr>
      <w:proofErr w:type="spellStart"/>
      <w:r w:rsidRPr="00C162E4">
        <w:rPr>
          <w:rFonts w:asciiTheme="majorBidi" w:hAnsiTheme="majorBidi" w:cstheme="majorBidi"/>
          <w:sz w:val="28"/>
          <w:szCs w:val="28"/>
        </w:rPr>
        <w:t>chatbot</w:t>
      </w:r>
      <w:proofErr w:type="spellEnd"/>
      <w:r w:rsidRPr="00C162E4">
        <w:rPr>
          <w:rFonts w:asciiTheme="majorBidi" w:hAnsiTheme="majorBidi" w:cstheme="majorBidi"/>
          <w:sz w:val="28"/>
          <w:szCs w:val="28"/>
        </w:rPr>
        <w:t xml:space="preserve"> grounded by knowledge. In AAAI Dialog System Technology Challenges Workshop,</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[42] Wilson L Taylor. Cloze procedure: A new tool for measuring readability. Journalism Bulletin,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30(4):415–433, 1953.</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[43] Ashish </w:t>
      </w:r>
      <w:proofErr w:type="spellStart"/>
      <w:r w:rsidRPr="00C162E4">
        <w:rPr>
          <w:rFonts w:asciiTheme="majorBidi" w:hAnsiTheme="majorBidi" w:cstheme="majorBidi"/>
          <w:sz w:val="28"/>
          <w:szCs w:val="28"/>
        </w:rPr>
        <w:t>Vaswani</w:t>
      </w:r>
      <w:proofErr w:type="spellEnd"/>
      <w:r w:rsidRPr="00C162E4">
        <w:rPr>
          <w:rFonts w:asciiTheme="majorBidi" w:hAnsiTheme="majorBidi" w:cstheme="majorBidi"/>
          <w:sz w:val="28"/>
          <w:szCs w:val="28"/>
        </w:rPr>
        <w:t xml:space="preserve">, Noam </w:t>
      </w:r>
      <w:proofErr w:type="spellStart"/>
      <w:r w:rsidRPr="00C162E4">
        <w:rPr>
          <w:rFonts w:asciiTheme="majorBidi" w:hAnsiTheme="majorBidi" w:cstheme="majorBidi"/>
          <w:sz w:val="28"/>
          <w:szCs w:val="28"/>
        </w:rPr>
        <w:t>Shazeer</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Niki</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Parmar</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Jakob</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Uszkoreit</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Llion</w:t>
      </w:r>
      <w:proofErr w:type="spellEnd"/>
      <w:r w:rsidRPr="00C162E4">
        <w:rPr>
          <w:rFonts w:asciiTheme="majorBidi" w:hAnsiTheme="majorBidi" w:cstheme="majorBidi"/>
          <w:sz w:val="28"/>
          <w:szCs w:val="28"/>
        </w:rPr>
        <w:t xml:space="preserve"> Jones, Aidan N Gomez,</w:t>
      </w:r>
    </w:p>
    <w:p w:rsidR="00C162E4" w:rsidRPr="00C162E4" w:rsidRDefault="00C162E4" w:rsidP="00C162E4">
      <w:pPr>
        <w:pStyle w:val="ListParagraph"/>
        <w:numPr>
          <w:ilvl w:val="0"/>
          <w:numId w:val="2"/>
        </w:numPr>
        <w:rPr>
          <w:rFonts w:asciiTheme="majorBidi" w:hAnsiTheme="majorBidi" w:cstheme="majorBidi"/>
          <w:sz w:val="28"/>
          <w:szCs w:val="28"/>
        </w:rPr>
      </w:pPr>
      <w:proofErr w:type="spellStart"/>
      <w:r w:rsidRPr="00C162E4">
        <w:rPr>
          <w:rFonts w:asciiTheme="majorBidi" w:hAnsiTheme="majorBidi" w:cstheme="majorBidi"/>
          <w:sz w:val="28"/>
          <w:szCs w:val="28"/>
        </w:rPr>
        <w:t>Łukasz</w:t>
      </w:r>
      <w:proofErr w:type="spellEnd"/>
      <w:r w:rsidRPr="00C162E4">
        <w:rPr>
          <w:rFonts w:asciiTheme="majorBidi" w:hAnsiTheme="majorBidi" w:cstheme="majorBidi"/>
          <w:sz w:val="28"/>
          <w:szCs w:val="28"/>
        </w:rPr>
        <w:t xml:space="preserve"> Kaiser, and </w:t>
      </w:r>
      <w:proofErr w:type="spellStart"/>
      <w:r w:rsidRPr="00C162E4">
        <w:rPr>
          <w:rFonts w:asciiTheme="majorBidi" w:hAnsiTheme="majorBidi" w:cstheme="majorBidi"/>
          <w:sz w:val="28"/>
          <w:szCs w:val="28"/>
        </w:rPr>
        <w:t>Illia</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Polosukhin</w:t>
      </w:r>
      <w:proofErr w:type="spellEnd"/>
      <w:r w:rsidRPr="00C162E4">
        <w:rPr>
          <w:rFonts w:asciiTheme="majorBidi" w:hAnsiTheme="majorBidi" w:cstheme="majorBidi"/>
          <w:sz w:val="28"/>
          <w:szCs w:val="28"/>
        </w:rPr>
        <w:t>. Attention is all you need. In Advances in Neural Information Processing Systems 30, pages 5998–6008. Curran Associates, Inc., 2017.</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[44] Alex Wang and </w:t>
      </w:r>
      <w:proofErr w:type="spellStart"/>
      <w:r w:rsidRPr="00C162E4">
        <w:rPr>
          <w:rFonts w:asciiTheme="majorBidi" w:hAnsiTheme="majorBidi" w:cstheme="majorBidi"/>
          <w:sz w:val="28"/>
          <w:szCs w:val="28"/>
        </w:rPr>
        <w:t>Kyunghyun</w:t>
      </w:r>
      <w:proofErr w:type="spellEnd"/>
      <w:r w:rsidRPr="00C162E4">
        <w:rPr>
          <w:rFonts w:asciiTheme="majorBidi" w:hAnsiTheme="majorBidi" w:cstheme="majorBidi"/>
          <w:sz w:val="28"/>
          <w:szCs w:val="28"/>
        </w:rPr>
        <w:t xml:space="preserve"> Cho. BERT has a mouth, and it must speak: BERT as a </w:t>
      </w:r>
      <w:proofErr w:type="spellStart"/>
      <w:r w:rsidRPr="00C162E4">
        <w:rPr>
          <w:rFonts w:asciiTheme="majorBidi" w:hAnsiTheme="majorBidi" w:cstheme="majorBidi"/>
          <w:sz w:val="28"/>
          <w:szCs w:val="28"/>
        </w:rPr>
        <w:t>markov</w:t>
      </w:r>
      <w:proofErr w:type="spellEnd"/>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random field language model.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abs/1902.04094,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[45] Alex Wang, </w:t>
      </w:r>
      <w:proofErr w:type="spellStart"/>
      <w:r w:rsidRPr="00C162E4">
        <w:rPr>
          <w:rFonts w:asciiTheme="majorBidi" w:hAnsiTheme="majorBidi" w:cstheme="majorBidi"/>
          <w:sz w:val="28"/>
          <w:szCs w:val="28"/>
        </w:rPr>
        <w:t>Amanpreet</w:t>
      </w:r>
      <w:proofErr w:type="spellEnd"/>
      <w:r w:rsidRPr="00C162E4">
        <w:rPr>
          <w:rFonts w:asciiTheme="majorBidi" w:hAnsiTheme="majorBidi" w:cstheme="majorBidi"/>
          <w:sz w:val="28"/>
          <w:szCs w:val="28"/>
        </w:rPr>
        <w:t xml:space="preserve"> Singh, Julian Michael, Felix Hill, Omer Levy, and Samuel R. Bowman.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GLUE: A multi-task benchmark and analysis platform for natural language understanding. In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International Conference on Learning Representations,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[46] Alex </w:t>
      </w:r>
      <w:proofErr w:type="spellStart"/>
      <w:r w:rsidRPr="00C162E4">
        <w:rPr>
          <w:rFonts w:asciiTheme="majorBidi" w:hAnsiTheme="majorBidi" w:cstheme="majorBidi"/>
          <w:sz w:val="28"/>
          <w:szCs w:val="28"/>
        </w:rPr>
        <w:t>Warstadt</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Amanpreet</w:t>
      </w:r>
      <w:proofErr w:type="spellEnd"/>
      <w:r w:rsidRPr="00C162E4">
        <w:rPr>
          <w:rFonts w:asciiTheme="majorBidi" w:hAnsiTheme="majorBidi" w:cstheme="majorBidi"/>
          <w:sz w:val="28"/>
          <w:szCs w:val="28"/>
        </w:rPr>
        <w:t xml:space="preserve"> Singh, and Samuel R Bowman. Neural network acceptability</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judgments. </w:t>
      </w:r>
      <w:proofErr w:type="spellStart"/>
      <w:r w:rsidRPr="00C162E4">
        <w:rPr>
          <w:rFonts w:asciiTheme="majorBidi" w:hAnsiTheme="majorBidi" w:cstheme="majorBidi"/>
          <w:sz w:val="28"/>
          <w:szCs w:val="28"/>
        </w:rPr>
        <w:t>arXiv</w:t>
      </w:r>
      <w:proofErr w:type="spellEnd"/>
      <w:r w:rsidRPr="00C162E4">
        <w:rPr>
          <w:rFonts w:asciiTheme="majorBidi" w:hAnsiTheme="majorBidi" w:cstheme="majorBidi"/>
          <w:sz w:val="28"/>
          <w:szCs w:val="28"/>
        </w:rPr>
        <w:t xml:space="preserve"> preprint arXiv:1805.12471,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 xml:space="preserve">[47] Adina Williams, Nikita </w:t>
      </w:r>
      <w:proofErr w:type="spellStart"/>
      <w:r w:rsidRPr="00C162E4">
        <w:rPr>
          <w:rFonts w:asciiTheme="majorBidi" w:hAnsiTheme="majorBidi" w:cstheme="majorBidi"/>
          <w:sz w:val="28"/>
          <w:szCs w:val="28"/>
        </w:rPr>
        <w:t>Nangia</w:t>
      </w:r>
      <w:proofErr w:type="spellEnd"/>
      <w:r w:rsidRPr="00C162E4">
        <w:rPr>
          <w:rFonts w:asciiTheme="majorBidi" w:hAnsiTheme="majorBidi" w:cstheme="majorBidi"/>
          <w:sz w:val="28"/>
          <w:szCs w:val="28"/>
        </w:rPr>
        <w:t>, and Samuel Bowman. A broad-coverage challenge corpus for</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sentence understanding through inference. In Proceedings of the 2018 Conference of the North</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American Chapter of the Association for Computational Linguistics: Human Language Technologies, pages 1112–1122, New Orleans, Louisiana, June 2018. Association for Computational</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[48] </w:t>
      </w:r>
      <w:proofErr w:type="spellStart"/>
      <w:r w:rsidRPr="00C162E4">
        <w:rPr>
          <w:rFonts w:asciiTheme="majorBidi" w:hAnsiTheme="majorBidi" w:cstheme="majorBidi"/>
          <w:sz w:val="28"/>
          <w:szCs w:val="28"/>
        </w:rPr>
        <w:t>Yonghui</w:t>
      </w:r>
      <w:proofErr w:type="spellEnd"/>
      <w:r w:rsidRPr="00C162E4">
        <w:rPr>
          <w:rFonts w:asciiTheme="majorBidi" w:hAnsiTheme="majorBidi" w:cstheme="majorBidi"/>
          <w:sz w:val="28"/>
          <w:szCs w:val="28"/>
        </w:rPr>
        <w:t xml:space="preserve"> Wu, Mike Schuster, </w:t>
      </w:r>
      <w:proofErr w:type="spellStart"/>
      <w:r w:rsidRPr="00C162E4">
        <w:rPr>
          <w:rFonts w:asciiTheme="majorBidi" w:hAnsiTheme="majorBidi" w:cstheme="majorBidi"/>
          <w:sz w:val="28"/>
          <w:szCs w:val="28"/>
        </w:rPr>
        <w:t>Zhifeng</w:t>
      </w:r>
      <w:proofErr w:type="spellEnd"/>
      <w:r w:rsidRPr="00C162E4">
        <w:rPr>
          <w:rFonts w:asciiTheme="majorBidi" w:hAnsiTheme="majorBidi" w:cstheme="majorBidi"/>
          <w:sz w:val="28"/>
          <w:szCs w:val="28"/>
        </w:rPr>
        <w:t xml:space="preserve"> Chen, </w:t>
      </w:r>
      <w:proofErr w:type="spellStart"/>
      <w:r w:rsidRPr="00C162E4">
        <w:rPr>
          <w:rFonts w:asciiTheme="majorBidi" w:hAnsiTheme="majorBidi" w:cstheme="majorBidi"/>
          <w:sz w:val="28"/>
          <w:szCs w:val="28"/>
        </w:rPr>
        <w:t>Quoc</w:t>
      </w:r>
      <w:proofErr w:type="spellEnd"/>
      <w:r w:rsidRPr="00C162E4">
        <w:rPr>
          <w:rFonts w:asciiTheme="majorBidi" w:hAnsiTheme="majorBidi" w:cstheme="majorBidi"/>
          <w:sz w:val="28"/>
          <w:szCs w:val="28"/>
        </w:rPr>
        <w:t xml:space="preserve"> V. Le, Mohammad </w:t>
      </w:r>
      <w:proofErr w:type="spellStart"/>
      <w:r w:rsidRPr="00C162E4">
        <w:rPr>
          <w:rFonts w:asciiTheme="majorBidi" w:hAnsiTheme="majorBidi" w:cstheme="majorBidi"/>
          <w:sz w:val="28"/>
          <w:szCs w:val="28"/>
        </w:rPr>
        <w:t>Norouzi</w:t>
      </w:r>
      <w:proofErr w:type="spellEnd"/>
      <w:r w:rsidRPr="00C162E4">
        <w:rPr>
          <w:rFonts w:asciiTheme="majorBidi" w:hAnsiTheme="majorBidi" w:cstheme="majorBidi"/>
          <w:sz w:val="28"/>
          <w:szCs w:val="28"/>
        </w:rPr>
        <w:t>, Wolfgang</w:t>
      </w:r>
    </w:p>
    <w:p w:rsidR="00C162E4" w:rsidRPr="00C162E4" w:rsidRDefault="00C162E4" w:rsidP="00C162E4">
      <w:pPr>
        <w:pStyle w:val="ListParagraph"/>
        <w:numPr>
          <w:ilvl w:val="0"/>
          <w:numId w:val="2"/>
        </w:numPr>
        <w:rPr>
          <w:rFonts w:asciiTheme="majorBidi" w:hAnsiTheme="majorBidi" w:cstheme="majorBidi"/>
          <w:sz w:val="28"/>
          <w:szCs w:val="28"/>
        </w:rPr>
      </w:pPr>
      <w:proofErr w:type="spellStart"/>
      <w:r w:rsidRPr="00C162E4">
        <w:rPr>
          <w:rFonts w:asciiTheme="majorBidi" w:hAnsiTheme="majorBidi" w:cstheme="majorBidi"/>
          <w:sz w:val="28"/>
          <w:szCs w:val="28"/>
        </w:rPr>
        <w:t>Macherey</w:t>
      </w:r>
      <w:proofErr w:type="spellEnd"/>
      <w:r w:rsidRPr="00C162E4">
        <w:rPr>
          <w:rFonts w:asciiTheme="majorBidi" w:hAnsiTheme="majorBidi" w:cstheme="majorBidi"/>
          <w:sz w:val="28"/>
          <w:szCs w:val="28"/>
        </w:rPr>
        <w:t xml:space="preserve">, Maxim </w:t>
      </w:r>
      <w:proofErr w:type="spellStart"/>
      <w:r w:rsidRPr="00C162E4">
        <w:rPr>
          <w:rFonts w:asciiTheme="majorBidi" w:hAnsiTheme="majorBidi" w:cstheme="majorBidi"/>
          <w:sz w:val="28"/>
          <w:szCs w:val="28"/>
        </w:rPr>
        <w:t>Krikun</w:t>
      </w:r>
      <w:proofErr w:type="spellEnd"/>
      <w:r w:rsidRPr="00C162E4">
        <w:rPr>
          <w:rFonts w:asciiTheme="majorBidi" w:hAnsiTheme="majorBidi" w:cstheme="majorBidi"/>
          <w:sz w:val="28"/>
          <w:szCs w:val="28"/>
        </w:rPr>
        <w:t xml:space="preserve">, Yuan Cao, Qin Gao, Klaus </w:t>
      </w:r>
      <w:proofErr w:type="spellStart"/>
      <w:r w:rsidRPr="00C162E4">
        <w:rPr>
          <w:rFonts w:asciiTheme="majorBidi" w:hAnsiTheme="majorBidi" w:cstheme="majorBidi"/>
          <w:sz w:val="28"/>
          <w:szCs w:val="28"/>
        </w:rPr>
        <w:t>Macherey</w:t>
      </w:r>
      <w:proofErr w:type="spellEnd"/>
      <w:r w:rsidRPr="00C162E4">
        <w:rPr>
          <w:rFonts w:asciiTheme="majorBidi" w:hAnsiTheme="majorBidi" w:cstheme="majorBidi"/>
          <w:sz w:val="28"/>
          <w:szCs w:val="28"/>
        </w:rPr>
        <w:t xml:space="preserve">, Jeff </w:t>
      </w:r>
      <w:proofErr w:type="spellStart"/>
      <w:r w:rsidRPr="00C162E4">
        <w:rPr>
          <w:rFonts w:asciiTheme="majorBidi" w:hAnsiTheme="majorBidi" w:cstheme="majorBidi"/>
          <w:sz w:val="28"/>
          <w:szCs w:val="28"/>
        </w:rPr>
        <w:t>Klingner</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Apurva</w:t>
      </w:r>
      <w:proofErr w:type="spellEnd"/>
      <w:r w:rsidRPr="00C162E4">
        <w:rPr>
          <w:rFonts w:asciiTheme="majorBidi" w:hAnsiTheme="majorBidi" w:cstheme="majorBidi"/>
          <w:sz w:val="28"/>
          <w:szCs w:val="28"/>
        </w:rPr>
        <w:t xml:space="preserve"> Shah,</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Melvin Johnson, </w:t>
      </w:r>
      <w:proofErr w:type="spellStart"/>
      <w:r w:rsidRPr="00C162E4">
        <w:rPr>
          <w:rFonts w:asciiTheme="majorBidi" w:hAnsiTheme="majorBidi" w:cstheme="majorBidi"/>
          <w:sz w:val="28"/>
          <w:szCs w:val="28"/>
        </w:rPr>
        <w:t>Xiaobing</w:t>
      </w:r>
      <w:proofErr w:type="spellEnd"/>
      <w:r w:rsidRPr="00C162E4">
        <w:rPr>
          <w:rFonts w:asciiTheme="majorBidi" w:hAnsiTheme="majorBidi" w:cstheme="majorBidi"/>
          <w:sz w:val="28"/>
          <w:szCs w:val="28"/>
        </w:rPr>
        <w:t xml:space="preserve"> Liu, Lukasz Kaiser, Stephan </w:t>
      </w:r>
      <w:proofErr w:type="spellStart"/>
      <w:r w:rsidRPr="00C162E4">
        <w:rPr>
          <w:rFonts w:asciiTheme="majorBidi" w:hAnsiTheme="majorBidi" w:cstheme="majorBidi"/>
          <w:sz w:val="28"/>
          <w:szCs w:val="28"/>
        </w:rPr>
        <w:t>Gouws</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Yoshikiyo</w:t>
      </w:r>
      <w:proofErr w:type="spellEnd"/>
      <w:r w:rsidRPr="00C162E4">
        <w:rPr>
          <w:rFonts w:asciiTheme="majorBidi" w:hAnsiTheme="majorBidi" w:cstheme="majorBidi"/>
          <w:sz w:val="28"/>
          <w:szCs w:val="28"/>
        </w:rPr>
        <w:t xml:space="preserve"> Kato, </w:t>
      </w:r>
      <w:proofErr w:type="spellStart"/>
      <w:r w:rsidRPr="00C162E4">
        <w:rPr>
          <w:rFonts w:asciiTheme="majorBidi" w:hAnsiTheme="majorBidi" w:cstheme="majorBidi"/>
          <w:sz w:val="28"/>
          <w:szCs w:val="28"/>
        </w:rPr>
        <w:t>Taku</w:t>
      </w:r>
      <w:proofErr w:type="spellEnd"/>
      <w:r w:rsidRPr="00C162E4">
        <w:rPr>
          <w:rFonts w:asciiTheme="majorBidi" w:hAnsiTheme="majorBidi" w:cstheme="majorBidi"/>
          <w:sz w:val="28"/>
          <w:szCs w:val="28"/>
        </w:rPr>
        <w:t xml:space="preserve"> Kudo,</w:t>
      </w:r>
    </w:p>
    <w:p w:rsidR="00C162E4" w:rsidRPr="00C162E4" w:rsidRDefault="00C162E4" w:rsidP="00C162E4">
      <w:pPr>
        <w:pStyle w:val="ListParagraph"/>
        <w:numPr>
          <w:ilvl w:val="0"/>
          <w:numId w:val="2"/>
        </w:numPr>
        <w:rPr>
          <w:rFonts w:asciiTheme="majorBidi" w:hAnsiTheme="majorBidi" w:cstheme="majorBidi"/>
          <w:sz w:val="28"/>
          <w:szCs w:val="28"/>
        </w:rPr>
      </w:pPr>
      <w:proofErr w:type="spellStart"/>
      <w:r w:rsidRPr="00C162E4">
        <w:rPr>
          <w:rFonts w:asciiTheme="majorBidi" w:hAnsiTheme="majorBidi" w:cstheme="majorBidi"/>
          <w:sz w:val="28"/>
          <w:szCs w:val="28"/>
        </w:rPr>
        <w:t>Hideto</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Kazawa</w:t>
      </w:r>
      <w:proofErr w:type="spellEnd"/>
      <w:r w:rsidRPr="00C162E4">
        <w:rPr>
          <w:rFonts w:asciiTheme="majorBidi" w:hAnsiTheme="majorBidi" w:cstheme="majorBidi"/>
          <w:sz w:val="28"/>
          <w:szCs w:val="28"/>
        </w:rPr>
        <w:t xml:space="preserve">, Keith Stevens, George Kurian, </w:t>
      </w:r>
      <w:proofErr w:type="spellStart"/>
      <w:r w:rsidRPr="00C162E4">
        <w:rPr>
          <w:rFonts w:asciiTheme="majorBidi" w:hAnsiTheme="majorBidi" w:cstheme="majorBidi"/>
          <w:sz w:val="28"/>
          <w:szCs w:val="28"/>
        </w:rPr>
        <w:t>Nishant</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Patil</w:t>
      </w:r>
      <w:proofErr w:type="spellEnd"/>
      <w:r w:rsidRPr="00C162E4">
        <w:rPr>
          <w:rFonts w:asciiTheme="majorBidi" w:hAnsiTheme="majorBidi" w:cstheme="majorBidi"/>
          <w:sz w:val="28"/>
          <w:szCs w:val="28"/>
        </w:rPr>
        <w:t>, Wei Wang, Cliff Young, Jason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Smith, Jason Riesa, Alex Rudnick, </w:t>
      </w:r>
      <w:proofErr w:type="spellStart"/>
      <w:r w:rsidRPr="00C162E4">
        <w:rPr>
          <w:rFonts w:asciiTheme="majorBidi" w:hAnsiTheme="majorBidi" w:cstheme="majorBidi"/>
          <w:sz w:val="28"/>
          <w:szCs w:val="28"/>
        </w:rPr>
        <w:t>Oriol</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Vinyals</w:t>
      </w:r>
      <w:proofErr w:type="spellEnd"/>
      <w:r w:rsidRPr="00C162E4">
        <w:rPr>
          <w:rFonts w:asciiTheme="majorBidi" w:hAnsiTheme="majorBidi" w:cstheme="majorBidi"/>
          <w:sz w:val="28"/>
          <w:szCs w:val="28"/>
        </w:rPr>
        <w:t xml:space="preserve">, Greg </w:t>
      </w:r>
      <w:proofErr w:type="spellStart"/>
      <w:r w:rsidRPr="00C162E4">
        <w:rPr>
          <w:rFonts w:asciiTheme="majorBidi" w:hAnsiTheme="majorBidi" w:cstheme="majorBidi"/>
          <w:sz w:val="28"/>
          <w:szCs w:val="28"/>
        </w:rPr>
        <w:t>Corrado</w:t>
      </w:r>
      <w:proofErr w:type="spellEnd"/>
      <w:r w:rsidRPr="00C162E4">
        <w:rPr>
          <w:rFonts w:asciiTheme="majorBidi" w:hAnsiTheme="majorBidi" w:cstheme="majorBidi"/>
          <w:sz w:val="28"/>
          <w:szCs w:val="28"/>
        </w:rPr>
        <w:t>, Macduff Hughes, and Jeffrey</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Dean. Google’s neural machine translation system: Bridging the gap between human and</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machine translation.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abs/1609.08144, 2016.</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12[49] Dani </w:t>
      </w:r>
      <w:proofErr w:type="spellStart"/>
      <w:r w:rsidRPr="00C162E4">
        <w:rPr>
          <w:rFonts w:asciiTheme="majorBidi" w:hAnsiTheme="majorBidi" w:cstheme="majorBidi"/>
          <w:sz w:val="28"/>
          <w:szCs w:val="28"/>
        </w:rPr>
        <w:t>Yogatama</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Cyprien</w:t>
      </w:r>
      <w:proofErr w:type="spellEnd"/>
      <w:r w:rsidRPr="00C162E4">
        <w:rPr>
          <w:rFonts w:asciiTheme="majorBidi" w:hAnsiTheme="majorBidi" w:cstheme="majorBidi"/>
          <w:sz w:val="28"/>
          <w:szCs w:val="28"/>
        </w:rPr>
        <w:t xml:space="preserve"> de Masson </w:t>
      </w:r>
      <w:proofErr w:type="spellStart"/>
      <w:r w:rsidRPr="00C162E4">
        <w:rPr>
          <w:rFonts w:asciiTheme="majorBidi" w:hAnsiTheme="majorBidi" w:cstheme="majorBidi"/>
          <w:sz w:val="28"/>
          <w:szCs w:val="28"/>
        </w:rPr>
        <w:t>d’Autume</w:t>
      </w:r>
      <w:proofErr w:type="spellEnd"/>
      <w:r w:rsidRPr="00C162E4">
        <w:rPr>
          <w:rFonts w:asciiTheme="majorBidi" w:hAnsiTheme="majorBidi" w:cstheme="majorBidi"/>
          <w:sz w:val="28"/>
          <w:szCs w:val="28"/>
        </w:rPr>
        <w:t xml:space="preserve">, Jerome Connor, Tomas </w:t>
      </w:r>
      <w:proofErr w:type="spellStart"/>
      <w:r w:rsidRPr="00C162E4">
        <w:rPr>
          <w:rFonts w:asciiTheme="majorBidi" w:hAnsiTheme="majorBidi" w:cstheme="majorBidi"/>
          <w:sz w:val="28"/>
          <w:szCs w:val="28"/>
        </w:rPr>
        <w:t>Kocisky</w:t>
      </w:r>
      <w:proofErr w:type="spellEnd"/>
      <w:r w:rsidRPr="00C162E4">
        <w:rPr>
          <w:rFonts w:asciiTheme="majorBidi" w:hAnsiTheme="majorBidi" w:cstheme="majorBidi"/>
          <w:sz w:val="28"/>
          <w:szCs w:val="28"/>
        </w:rPr>
        <w:t>, Mike</w:t>
      </w:r>
    </w:p>
    <w:p w:rsidR="00C162E4" w:rsidRPr="00C162E4" w:rsidRDefault="00C162E4" w:rsidP="00C162E4">
      <w:pPr>
        <w:pStyle w:val="ListParagraph"/>
        <w:numPr>
          <w:ilvl w:val="0"/>
          <w:numId w:val="2"/>
        </w:numPr>
        <w:rPr>
          <w:rFonts w:asciiTheme="majorBidi" w:hAnsiTheme="majorBidi" w:cstheme="majorBidi"/>
          <w:sz w:val="28"/>
          <w:szCs w:val="28"/>
        </w:rPr>
      </w:pPr>
      <w:proofErr w:type="spellStart"/>
      <w:r w:rsidRPr="00C162E4">
        <w:rPr>
          <w:rFonts w:asciiTheme="majorBidi" w:hAnsiTheme="majorBidi" w:cstheme="majorBidi"/>
          <w:sz w:val="28"/>
          <w:szCs w:val="28"/>
        </w:rPr>
        <w:t>Chrzanowski</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Lingpeng</w:t>
      </w:r>
      <w:proofErr w:type="spellEnd"/>
      <w:r w:rsidRPr="00C162E4">
        <w:rPr>
          <w:rFonts w:asciiTheme="majorBidi" w:hAnsiTheme="majorBidi" w:cstheme="majorBidi"/>
          <w:sz w:val="28"/>
          <w:szCs w:val="28"/>
        </w:rPr>
        <w:t xml:space="preserve"> Kong, </w:t>
      </w:r>
      <w:proofErr w:type="spellStart"/>
      <w:r w:rsidRPr="00C162E4">
        <w:rPr>
          <w:rFonts w:asciiTheme="majorBidi" w:hAnsiTheme="majorBidi" w:cstheme="majorBidi"/>
          <w:sz w:val="28"/>
          <w:szCs w:val="28"/>
        </w:rPr>
        <w:t>Angeliki</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Lazaridou</w:t>
      </w:r>
      <w:proofErr w:type="spellEnd"/>
      <w:r w:rsidRPr="00C162E4">
        <w:rPr>
          <w:rFonts w:asciiTheme="majorBidi" w:hAnsiTheme="majorBidi" w:cstheme="majorBidi"/>
          <w:sz w:val="28"/>
          <w:szCs w:val="28"/>
        </w:rPr>
        <w:t>, Wang Ling, Lei Yu, Chris Dyer, and</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Phil </w:t>
      </w:r>
      <w:proofErr w:type="spellStart"/>
      <w:r w:rsidRPr="00C162E4">
        <w:rPr>
          <w:rFonts w:asciiTheme="majorBidi" w:hAnsiTheme="majorBidi" w:cstheme="majorBidi"/>
          <w:sz w:val="28"/>
          <w:szCs w:val="28"/>
        </w:rPr>
        <w:t>Blunsom</w:t>
      </w:r>
      <w:proofErr w:type="spellEnd"/>
      <w:r w:rsidRPr="00C162E4">
        <w:rPr>
          <w:rFonts w:asciiTheme="majorBidi" w:hAnsiTheme="majorBidi" w:cstheme="majorBidi"/>
          <w:sz w:val="28"/>
          <w:szCs w:val="28"/>
        </w:rPr>
        <w:t xml:space="preserve">. Learning and evaluating general linguistic intelligence. </w:t>
      </w:r>
      <w:proofErr w:type="spellStart"/>
      <w:r w:rsidRPr="00C162E4">
        <w:rPr>
          <w:rFonts w:asciiTheme="majorBidi" w:hAnsiTheme="majorBidi" w:cstheme="majorBidi"/>
          <w:sz w:val="28"/>
          <w:szCs w:val="28"/>
        </w:rPr>
        <w:t>arXiv</w:t>
      </w:r>
      <w:proofErr w:type="spellEnd"/>
      <w:r w:rsidRPr="00C162E4">
        <w:rPr>
          <w:rFonts w:asciiTheme="majorBidi" w:hAnsiTheme="majorBidi" w:cstheme="majorBidi"/>
          <w:sz w:val="28"/>
          <w:szCs w:val="28"/>
        </w:rPr>
        <w:t xml:space="preserve"> preprint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arXiv:1901.11373,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[50] </w:t>
      </w:r>
      <w:proofErr w:type="spellStart"/>
      <w:r w:rsidRPr="00C162E4">
        <w:rPr>
          <w:rFonts w:asciiTheme="majorBidi" w:hAnsiTheme="majorBidi" w:cstheme="majorBidi"/>
          <w:sz w:val="28"/>
          <w:szCs w:val="28"/>
        </w:rPr>
        <w:t>Shiyue</w:t>
      </w:r>
      <w:proofErr w:type="spellEnd"/>
      <w:r w:rsidRPr="00C162E4">
        <w:rPr>
          <w:rFonts w:asciiTheme="majorBidi" w:hAnsiTheme="majorBidi" w:cstheme="majorBidi"/>
          <w:sz w:val="28"/>
          <w:szCs w:val="28"/>
        </w:rPr>
        <w:t xml:space="preserve"> Zhang and </w:t>
      </w:r>
      <w:proofErr w:type="spellStart"/>
      <w:r w:rsidRPr="00C162E4">
        <w:rPr>
          <w:rFonts w:asciiTheme="majorBidi" w:hAnsiTheme="majorBidi" w:cstheme="majorBidi"/>
          <w:sz w:val="28"/>
          <w:szCs w:val="28"/>
        </w:rPr>
        <w:t>Mohit</w:t>
      </w:r>
      <w:proofErr w:type="spellEnd"/>
      <w:r w:rsidRPr="00C162E4">
        <w:rPr>
          <w:rFonts w:asciiTheme="majorBidi" w:hAnsiTheme="majorBidi" w:cstheme="majorBidi"/>
          <w:sz w:val="28"/>
          <w:szCs w:val="28"/>
        </w:rPr>
        <w:t xml:space="preserve"> Bansal. Addressing semantic drift in question generation for </w:t>
      </w:r>
      <w:proofErr w:type="spellStart"/>
      <w:r w:rsidRPr="00C162E4">
        <w:rPr>
          <w:rFonts w:asciiTheme="majorBidi" w:hAnsiTheme="majorBidi" w:cstheme="majorBidi"/>
          <w:sz w:val="28"/>
          <w:szCs w:val="28"/>
        </w:rPr>
        <w:t>semisupervised</w:t>
      </w:r>
      <w:proofErr w:type="spellEnd"/>
      <w:r w:rsidRPr="00C162E4">
        <w:rPr>
          <w:rFonts w:asciiTheme="majorBidi" w:hAnsiTheme="majorBidi" w:cstheme="majorBidi"/>
          <w:sz w:val="28"/>
          <w:szCs w:val="28"/>
        </w:rPr>
        <w:t xml:space="preserve"> question answering. </w:t>
      </w:r>
      <w:proofErr w:type="spellStart"/>
      <w:r w:rsidRPr="00C162E4">
        <w:rPr>
          <w:rFonts w:asciiTheme="majorBidi" w:hAnsiTheme="majorBidi" w:cstheme="majorBidi"/>
          <w:sz w:val="28"/>
          <w:szCs w:val="28"/>
        </w:rPr>
        <w:t>CoRR</w:t>
      </w:r>
      <w:proofErr w:type="spellEnd"/>
      <w:r w:rsidRPr="00C162E4">
        <w:rPr>
          <w:rFonts w:asciiTheme="majorBidi" w:hAnsiTheme="majorBidi" w:cstheme="majorBidi"/>
          <w:sz w:val="28"/>
          <w:szCs w:val="28"/>
        </w:rPr>
        <w:t>, abs/1909.06356, 2019.</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[51] Yao Zhao, </w:t>
      </w:r>
      <w:proofErr w:type="spellStart"/>
      <w:r w:rsidRPr="00C162E4">
        <w:rPr>
          <w:rFonts w:asciiTheme="majorBidi" w:hAnsiTheme="majorBidi" w:cstheme="majorBidi"/>
          <w:sz w:val="28"/>
          <w:szCs w:val="28"/>
        </w:rPr>
        <w:t>Xiaochuan</w:t>
      </w:r>
      <w:proofErr w:type="spellEnd"/>
      <w:r w:rsidRPr="00C162E4">
        <w:rPr>
          <w:rFonts w:asciiTheme="majorBidi" w:hAnsiTheme="majorBidi" w:cstheme="majorBidi"/>
          <w:sz w:val="28"/>
          <w:szCs w:val="28"/>
        </w:rPr>
        <w:t xml:space="preserve"> Ni, </w:t>
      </w:r>
      <w:proofErr w:type="spellStart"/>
      <w:r w:rsidRPr="00C162E4">
        <w:rPr>
          <w:rFonts w:asciiTheme="majorBidi" w:hAnsiTheme="majorBidi" w:cstheme="majorBidi"/>
          <w:sz w:val="28"/>
          <w:szCs w:val="28"/>
        </w:rPr>
        <w:t>Yuanyuan</w:t>
      </w:r>
      <w:proofErr w:type="spellEnd"/>
      <w:r w:rsidRPr="00C162E4">
        <w:rPr>
          <w:rFonts w:asciiTheme="majorBidi" w:hAnsiTheme="majorBidi" w:cstheme="majorBidi"/>
          <w:sz w:val="28"/>
          <w:szCs w:val="28"/>
        </w:rPr>
        <w:t xml:space="preserve"> Ding, and </w:t>
      </w:r>
      <w:proofErr w:type="spellStart"/>
      <w:r w:rsidRPr="00C162E4">
        <w:rPr>
          <w:rFonts w:asciiTheme="majorBidi" w:hAnsiTheme="majorBidi" w:cstheme="majorBidi"/>
          <w:sz w:val="28"/>
          <w:szCs w:val="28"/>
        </w:rPr>
        <w:t>Qifa</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Ke</w:t>
      </w:r>
      <w:proofErr w:type="spellEnd"/>
      <w:r w:rsidRPr="00C162E4">
        <w:rPr>
          <w:rFonts w:asciiTheme="majorBidi" w:hAnsiTheme="majorBidi" w:cstheme="majorBidi"/>
          <w:sz w:val="28"/>
          <w:szCs w:val="28"/>
        </w:rPr>
        <w:t>. Paragraph-level neural question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generation with </w:t>
      </w:r>
      <w:proofErr w:type="spellStart"/>
      <w:r w:rsidRPr="00C162E4">
        <w:rPr>
          <w:rFonts w:asciiTheme="majorBidi" w:hAnsiTheme="majorBidi" w:cstheme="majorBidi"/>
          <w:sz w:val="28"/>
          <w:szCs w:val="28"/>
        </w:rPr>
        <w:t>maxout</w:t>
      </w:r>
      <w:proofErr w:type="spellEnd"/>
      <w:r w:rsidRPr="00C162E4">
        <w:rPr>
          <w:rFonts w:asciiTheme="majorBidi" w:hAnsiTheme="majorBidi" w:cstheme="majorBidi"/>
          <w:sz w:val="28"/>
          <w:szCs w:val="28"/>
        </w:rPr>
        <w:t xml:space="preserve"> pointer and gated self-attention networks. In Proceedings of the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lastRenderedPageBreak/>
        <w:t>Conference on Empirical Methods in Natural Language Processing, pages 3901–3910, Brussels,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Belgium, October-November 2018. Association for Computational Linguistics.</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[52] </w:t>
      </w:r>
      <w:proofErr w:type="spellStart"/>
      <w:r w:rsidRPr="00C162E4">
        <w:rPr>
          <w:rFonts w:asciiTheme="majorBidi" w:hAnsiTheme="majorBidi" w:cstheme="majorBidi"/>
          <w:sz w:val="28"/>
          <w:szCs w:val="28"/>
        </w:rPr>
        <w:t>Qingyu</w:t>
      </w:r>
      <w:proofErr w:type="spellEnd"/>
      <w:r w:rsidRPr="00C162E4">
        <w:rPr>
          <w:rFonts w:asciiTheme="majorBidi" w:hAnsiTheme="majorBidi" w:cstheme="majorBidi"/>
          <w:sz w:val="28"/>
          <w:szCs w:val="28"/>
        </w:rPr>
        <w:t xml:space="preserve"> Zhou, Nan Yang, </w:t>
      </w:r>
      <w:proofErr w:type="spellStart"/>
      <w:r w:rsidRPr="00C162E4">
        <w:rPr>
          <w:rFonts w:asciiTheme="majorBidi" w:hAnsiTheme="majorBidi" w:cstheme="majorBidi"/>
          <w:sz w:val="28"/>
          <w:szCs w:val="28"/>
        </w:rPr>
        <w:t>Furu</w:t>
      </w:r>
      <w:proofErr w:type="spellEnd"/>
      <w:r w:rsidRPr="00C162E4">
        <w:rPr>
          <w:rFonts w:asciiTheme="majorBidi" w:hAnsiTheme="majorBidi" w:cstheme="majorBidi"/>
          <w:sz w:val="28"/>
          <w:szCs w:val="28"/>
        </w:rPr>
        <w:t xml:space="preserve"> Wei, Chuanqi Tan, </w:t>
      </w:r>
      <w:proofErr w:type="spellStart"/>
      <w:r w:rsidRPr="00C162E4">
        <w:rPr>
          <w:rFonts w:asciiTheme="majorBidi" w:hAnsiTheme="majorBidi" w:cstheme="majorBidi"/>
          <w:sz w:val="28"/>
          <w:szCs w:val="28"/>
        </w:rPr>
        <w:t>Hangbo</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Bao</w:t>
      </w:r>
      <w:proofErr w:type="spellEnd"/>
      <w:r w:rsidRPr="00C162E4">
        <w:rPr>
          <w:rFonts w:asciiTheme="majorBidi" w:hAnsiTheme="majorBidi" w:cstheme="majorBidi"/>
          <w:sz w:val="28"/>
          <w:szCs w:val="28"/>
        </w:rPr>
        <w:t>, and Ming Zhou. Neural question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generation from text: A preliminary study. In </w:t>
      </w:r>
      <w:proofErr w:type="spellStart"/>
      <w:r w:rsidRPr="00C162E4">
        <w:rPr>
          <w:rFonts w:asciiTheme="majorBidi" w:hAnsiTheme="majorBidi" w:cstheme="majorBidi"/>
          <w:sz w:val="28"/>
          <w:szCs w:val="28"/>
        </w:rPr>
        <w:t>Xuanjing</w:t>
      </w:r>
      <w:proofErr w:type="spellEnd"/>
      <w:r w:rsidRPr="00C162E4">
        <w:rPr>
          <w:rFonts w:asciiTheme="majorBidi" w:hAnsiTheme="majorBidi" w:cstheme="majorBidi"/>
          <w:sz w:val="28"/>
          <w:szCs w:val="28"/>
        </w:rPr>
        <w:t xml:space="preserve"> Huang, Jing Jiang, </w:t>
      </w:r>
      <w:proofErr w:type="spellStart"/>
      <w:r w:rsidRPr="00C162E4">
        <w:rPr>
          <w:rFonts w:asciiTheme="majorBidi" w:hAnsiTheme="majorBidi" w:cstheme="majorBidi"/>
          <w:sz w:val="28"/>
          <w:szCs w:val="28"/>
        </w:rPr>
        <w:t>Dongyan</w:t>
      </w:r>
      <w:proofErr w:type="spellEnd"/>
      <w:r w:rsidRPr="00C162E4">
        <w:rPr>
          <w:rFonts w:asciiTheme="majorBidi" w:hAnsiTheme="majorBidi" w:cstheme="majorBidi"/>
          <w:sz w:val="28"/>
          <w:szCs w:val="28"/>
        </w:rPr>
        <w:t xml:space="preserve"> Zhao,</w:t>
      </w:r>
    </w:p>
    <w:p w:rsidR="00C162E4" w:rsidRPr="00C162E4" w:rsidRDefault="00C162E4" w:rsidP="00C162E4">
      <w:pPr>
        <w:pStyle w:val="ListParagraph"/>
        <w:numPr>
          <w:ilvl w:val="0"/>
          <w:numId w:val="2"/>
        </w:numPr>
        <w:rPr>
          <w:rFonts w:asciiTheme="majorBidi" w:hAnsiTheme="majorBidi" w:cstheme="majorBidi"/>
          <w:sz w:val="28"/>
          <w:szCs w:val="28"/>
        </w:rPr>
      </w:pPr>
      <w:proofErr w:type="spellStart"/>
      <w:r w:rsidRPr="00C162E4">
        <w:rPr>
          <w:rFonts w:asciiTheme="majorBidi" w:hAnsiTheme="majorBidi" w:cstheme="majorBidi"/>
          <w:sz w:val="28"/>
          <w:szCs w:val="28"/>
        </w:rPr>
        <w:t>Yansong</w:t>
      </w:r>
      <w:proofErr w:type="spellEnd"/>
      <w:r w:rsidRPr="00C162E4">
        <w:rPr>
          <w:rFonts w:asciiTheme="majorBidi" w:hAnsiTheme="majorBidi" w:cstheme="majorBidi"/>
          <w:sz w:val="28"/>
          <w:szCs w:val="28"/>
        </w:rPr>
        <w:t xml:space="preserve"> Feng, and Yu Hong, editors, Natural Language Processing and Chinese Computing,</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pages 662–671. Springer International Publishing, 2018.</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[53] </w:t>
      </w:r>
      <w:proofErr w:type="spellStart"/>
      <w:r w:rsidRPr="00C162E4">
        <w:rPr>
          <w:rFonts w:asciiTheme="majorBidi" w:hAnsiTheme="majorBidi" w:cstheme="majorBidi"/>
          <w:sz w:val="28"/>
          <w:szCs w:val="28"/>
        </w:rPr>
        <w:t>Yukun</w:t>
      </w:r>
      <w:proofErr w:type="spellEnd"/>
      <w:r w:rsidRPr="00C162E4">
        <w:rPr>
          <w:rFonts w:asciiTheme="majorBidi" w:hAnsiTheme="majorBidi" w:cstheme="majorBidi"/>
          <w:sz w:val="28"/>
          <w:szCs w:val="28"/>
        </w:rPr>
        <w:t xml:space="preserve"> Zhu, Ryan </w:t>
      </w:r>
      <w:proofErr w:type="spellStart"/>
      <w:r w:rsidRPr="00C162E4">
        <w:rPr>
          <w:rFonts w:asciiTheme="majorBidi" w:hAnsiTheme="majorBidi" w:cstheme="majorBidi"/>
          <w:sz w:val="28"/>
          <w:szCs w:val="28"/>
        </w:rPr>
        <w:t>Kiros</w:t>
      </w:r>
      <w:proofErr w:type="spellEnd"/>
      <w:r w:rsidRPr="00C162E4">
        <w:rPr>
          <w:rFonts w:asciiTheme="majorBidi" w:hAnsiTheme="majorBidi" w:cstheme="majorBidi"/>
          <w:sz w:val="28"/>
          <w:szCs w:val="28"/>
        </w:rPr>
        <w:t xml:space="preserve">, Rich </w:t>
      </w:r>
      <w:proofErr w:type="spellStart"/>
      <w:r w:rsidRPr="00C162E4">
        <w:rPr>
          <w:rFonts w:asciiTheme="majorBidi" w:hAnsiTheme="majorBidi" w:cstheme="majorBidi"/>
          <w:sz w:val="28"/>
          <w:szCs w:val="28"/>
        </w:rPr>
        <w:t>Zemel</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Ruslan</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Salakhutdinov</w:t>
      </w:r>
      <w:proofErr w:type="spellEnd"/>
      <w:r w:rsidRPr="00C162E4">
        <w:rPr>
          <w:rFonts w:asciiTheme="majorBidi" w:hAnsiTheme="majorBidi" w:cstheme="majorBidi"/>
          <w:sz w:val="28"/>
          <w:szCs w:val="28"/>
        </w:rPr>
        <w:t xml:space="preserve">, Raquel </w:t>
      </w:r>
      <w:proofErr w:type="spellStart"/>
      <w:r w:rsidRPr="00C162E4">
        <w:rPr>
          <w:rFonts w:asciiTheme="majorBidi" w:hAnsiTheme="majorBidi" w:cstheme="majorBidi"/>
          <w:sz w:val="28"/>
          <w:szCs w:val="28"/>
        </w:rPr>
        <w:t>Urtasun</w:t>
      </w:r>
      <w:proofErr w:type="spellEnd"/>
      <w:r w:rsidRPr="00C162E4">
        <w:rPr>
          <w:rFonts w:asciiTheme="majorBidi" w:hAnsiTheme="majorBidi" w:cstheme="majorBidi"/>
          <w:sz w:val="28"/>
          <w:szCs w:val="28"/>
        </w:rPr>
        <w:t xml:space="preserve">, Antonio </w:t>
      </w:r>
      <w:proofErr w:type="spellStart"/>
      <w:r w:rsidRPr="00C162E4">
        <w:rPr>
          <w:rFonts w:asciiTheme="majorBidi" w:hAnsiTheme="majorBidi" w:cstheme="majorBidi"/>
          <w:sz w:val="28"/>
          <w:szCs w:val="28"/>
        </w:rPr>
        <w:t>Torralba</w:t>
      </w:r>
      <w:proofErr w:type="spellEnd"/>
      <w:r w:rsidRPr="00C162E4">
        <w:rPr>
          <w:rFonts w:asciiTheme="majorBidi" w:hAnsiTheme="majorBidi" w:cstheme="majorBidi"/>
          <w:sz w:val="28"/>
          <w:szCs w:val="28"/>
        </w:rPr>
        <w:t>,</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 xml:space="preserve">and </w:t>
      </w:r>
      <w:proofErr w:type="spellStart"/>
      <w:r w:rsidRPr="00C162E4">
        <w:rPr>
          <w:rFonts w:asciiTheme="majorBidi" w:hAnsiTheme="majorBidi" w:cstheme="majorBidi"/>
          <w:sz w:val="28"/>
          <w:szCs w:val="28"/>
        </w:rPr>
        <w:t>Sanja</w:t>
      </w:r>
      <w:proofErr w:type="spellEnd"/>
      <w:r w:rsidRPr="00C162E4">
        <w:rPr>
          <w:rFonts w:asciiTheme="majorBidi" w:hAnsiTheme="majorBidi" w:cstheme="majorBidi"/>
          <w:sz w:val="28"/>
          <w:szCs w:val="28"/>
        </w:rPr>
        <w:t xml:space="preserve"> </w:t>
      </w:r>
      <w:proofErr w:type="spellStart"/>
      <w:r w:rsidRPr="00C162E4">
        <w:rPr>
          <w:rFonts w:asciiTheme="majorBidi" w:hAnsiTheme="majorBidi" w:cstheme="majorBidi"/>
          <w:sz w:val="28"/>
          <w:szCs w:val="28"/>
        </w:rPr>
        <w:t>Fidler</w:t>
      </w:r>
      <w:proofErr w:type="spellEnd"/>
      <w:r w:rsidRPr="00C162E4">
        <w:rPr>
          <w:rFonts w:asciiTheme="majorBidi" w:hAnsiTheme="majorBidi" w:cstheme="majorBidi"/>
          <w:sz w:val="28"/>
          <w:szCs w:val="28"/>
        </w:rPr>
        <w:t>. Aligning books and movies: Towards story-like visual explanations by</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watching movies and reading books. In Proceedings of the IEEE International Conference on</w:t>
      </w:r>
    </w:p>
    <w:p w:rsidR="00C162E4" w:rsidRPr="00C162E4" w:rsidRDefault="00C162E4" w:rsidP="00C162E4">
      <w:pPr>
        <w:pStyle w:val="ListParagraph"/>
        <w:numPr>
          <w:ilvl w:val="0"/>
          <w:numId w:val="2"/>
        </w:numPr>
        <w:rPr>
          <w:rFonts w:asciiTheme="majorBidi" w:hAnsiTheme="majorBidi" w:cstheme="majorBidi"/>
          <w:sz w:val="28"/>
          <w:szCs w:val="28"/>
        </w:rPr>
      </w:pPr>
      <w:r w:rsidRPr="00C162E4">
        <w:rPr>
          <w:rFonts w:asciiTheme="majorBidi" w:hAnsiTheme="majorBidi" w:cstheme="majorBidi"/>
          <w:sz w:val="28"/>
          <w:szCs w:val="28"/>
        </w:rPr>
        <w:t>Computer Vision, pages 19–27, 2015.</w:t>
      </w:r>
    </w:p>
    <w:p w:rsidR="00EB6663" w:rsidRPr="00A5413B" w:rsidRDefault="00EB6663" w:rsidP="00EB6663">
      <w:pPr>
        <w:pStyle w:val="ListParagraph"/>
        <w:rPr>
          <w:rFonts w:asciiTheme="majorBidi" w:hAnsiTheme="majorBidi" w:cstheme="majorBidi"/>
          <w:sz w:val="28"/>
          <w:szCs w:val="28"/>
        </w:rPr>
      </w:pPr>
    </w:p>
    <w:sectPr w:rsidR="00EB6663" w:rsidRPr="00A541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NimbusRomNo9L-Medi">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CMEX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in-B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144E"/>
    <w:multiLevelType w:val="multilevel"/>
    <w:tmpl w:val="5440A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12180"/>
    <w:multiLevelType w:val="multilevel"/>
    <w:tmpl w:val="C35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F3F19"/>
    <w:multiLevelType w:val="multilevel"/>
    <w:tmpl w:val="CE26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A7A70"/>
    <w:multiLevelType w:val="multilevel"/>
    <w:tmpl w:val="F28E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C6677"/>
    <w:multiLevelType w:val="hybridMultilevel"/>
    <w:tmpl w:val="E9EED89C"/>
    <w:lvl w:ilvl="0" w:tplc="44200AF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C5405"/>
    <w:multiLevelType w:val="multilevel"/>
    <w:tmpl w:val="F088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96B75"/>
    <w:multiLevelType w:val="multilevel"/>
    <w:tmpl w:val="74AC4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B42A5"/>
    <w:multiLevelType w:val="multilevel"/>
    <w:tmpl w:val="0680B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B01C4B"/>
    <w:multiLevelType w:val="multilevel"/>
    <w:tmpl w:val="5F7A4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6604DF"/>
    <w:multiLevelType w:val="multilevel"/>
    <w:tmpl w:val="39D89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D4EB4"/>
    <w:multiLevelType w:val="multilevel"/>
    <w:tmpl w:val="1B1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74E1B"/>
    <w:multiLevelType w:val="hybridMultilevel"/>
    <w:tmpl w:val="392E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892911"/>
    <w:multiLevelType w:val="multilevel"/>
    <w:tmpl w:val="6AA2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E6C2E"/>
    <w:multiLevelType w:val="multilevel"/>
    <w:tmpl w:val="01C8B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81BE7"/>
    <w:multiLevelType w:val="multilevel"/>
    <w:tmpl w:val="2EDC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F54B4"/>
    <w:multiLevelType w:val="multilevel"/>
    <w:tmpl w:val="ADFC3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44237"/>
    <w:multiLevelType w:val="multilevel"/>
    <w:tmpl w:val="1670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410BE3"/>
    <w:multiLevelType w:val="multilevel"/>
    <w:tmpl w:val="6EA05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E95146"/>
    <w:multiLevelType w:val="hybridMultilevel"/>
    <w:tmpl w:val="1836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8F636B"/>
    <w:multiLevelType w:val="multilevel"/>
    <w:tmpl w:val="745A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0E4448"/>
    <w:multiLevelType w:val="multilevel"/>
    <w:tmpl w:val="7010B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1173B7"/>
    <w:multiLevelType w:val="multilevel"/>
    <w:tmpl w:val="FD8A2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B4123"/>
    <w:multiLevelType w:val="multilevel"/>
    <w:tmpl w:val="52E2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A6BCA"/>
    <w:multiLevelType w:val="multilevel"/>
    <w:tmpl w:val="EDA4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AD4D52"/>
    <w:multiLevelType w:val="multilevel"/>
    <w:tmpl w:val="3614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F01223"/>
    <w:multiLevelType w:val="multilevel"/>
    <w:tmpl w:val="1504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F94779"/>
    <w:multiLevelType w:val="multilevel"/>
    <w:tmpl w:val="7C5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40ADF"/>
    <w:multiLevelType w:val="hybridMultilevel"/>
    <w:tmpl w:val="8B687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2D1B6F"/>
    <w:multiLevelType w:val="multilevel"/>
    <w:tmpl w:val="5060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C735F6"/>
    <w:multiLevelType w:val="multilevel"/>
    <w:tmpl w:val="DA488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C6D04"/>
    <w:multiLevelType w:val="multilevel"/>
    <w:tmpl w:val="04EAE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CF5741"/>
    <w:multiLevelType w:val="multilevel"/>
    <w:tmpl w:val="5148C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4D7DF8"/>
    <w:multiLevelType w:val="multilevel"/>
    <w:tmpl w:val="D36ED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0"/>
  </w:num>
  <w:num w:numId="4">
    <w:abstractNumId w:val="28"/>
  </w:num>
  <w:num w:numId="5">
    <w:abstractNumId w:val="20"/>
  </w:num>
  <w:num w:numId="6">
    <w:abstractNumId w:val="22"/>
  </w:num>
  <w:num w:numId="7">
    <w:abstractNumId w:val="24"/>
  </w:num>
  <w:num w:numId="8">
    <w:abstractNumId w:val="27"/>
  </w:num>
  <w:num w:numId="9">
    <w:abstractNumId w:val="2"/>
  </w:num>
  <w:num w:numId="10">
    <w:abstractNumId w:val="9"/>
  </w:num>
  <w:num w:numId="11">
    <w:abstractNumId w:val="5"/>
  </w:num>
  <w:num w:numId="12">
    <w:abstractNumId w:val="3"/>
  </w:num>
  <w:num w:numId="13">
    <w:abstractNumId w:val="8"/>
  </w:num>
  <w:num w:numId="14">
    <w:abstractNumId w:val="31"/>
  </w:num>
  <w:num w:numId="15">
    <w:abstractNumId w:val="19"/>
  </w:num>
  <w:num w:numId="16">
    <w:abstractNumId w:val="6"/>
  </w:num>
  <w:num w:numId="17">
    <w:abstractNumId w:val="12"/>
  </w:num>
  <w:num w:numId="18">
    <w:abstractNumId w:val="15"/>
  </w:num>
  <w:num w:numId="19">
    <w:abstractNumId w:val="14"/>
  </w:num>
  <w:num w:numId="20">
    <w:abstractNumId w:val="16"/>
  </w:num>
  <w:num w:numId="21">
    <w:abstractNumId w:val="13"/>
  </w:num>
  <w:num w:numId="22">
    <w:abstractNumId w:val="17"/>
  </w:num>
  <w:num w:numId="23">
    <w:abstractNumId w:val="30"/>
  </w:num>
  <w:num w:numId="24">
    <w:abstractNumId w:val="26"/>
  </w:num>
  <w:num w:numId="25">
    <w:abstractNumId w:val="7"/>
  </w:num>
  <w:num w:numId="26">
    <w:abstractNumId w:val="10"/>
  </w:num>
  <w:num w:numId="27">
    <w:abstractNumId w:val="32"/>
  </w:num>
  <w:num w:numId="28">
    <w:abstractNumId w:val="29"/>
  </w:num>
  <w:num w:numId="29">
    <w:abstractNumId w:val="23"/>
  </w:num>
  <w:num w:numId="30">
    <w:abstractNumId w:val="21"/>
  </w:num>
  <w:num w:numId="31">
    <w:abstractNumId w:val="1"/>
  </w:num>
  <w:num w:numId="32">
    <w:abstractNumId w:val="2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212"/>
    <w:rsid w:val="000137E7"/>
    <w:rsid w:val="00173786"/>
    <w:rsid w:val="00261017"/>
    <w:rsid w:val="00290F94"/>
    <w:rsid w:val="00314008"/>
    <w:rsid w:val="004E2BC0"/>
    <w:rsid w:val="004F3EE6"/>
    <w:rsid w:val="0051320D"/>
    <w:rsid w:val="00566A43"/>
    <w:rsid w:val="00571D5D"/>
    <w:rsid w:val="00615F15"/>
    <w:rsid w:val="00632212"/>
    <w:rsid w:val="0063610A"/>
    <w:rsid w:val="00647D7E"/>
    <w:rsid w:val="006655BF"/>
    <w:rsid w:val="00667447"/>
    <w:rsid w:val="00726C35"/>
    <w:rsid w:val="007550B0"/>
    <w:rsid w:val="00967318"/>
    <w:rsid w:val="009B5A77"/>
    <w:rsid w:val="009E61DC"/>
    <w:rsid w:val="009E61DE"/>
    <w:rsid w:val="00A5413B"/>
    <w:rsid w:val="00B96643"/>
    <w:rsid w:val="00C162E4"/>
    <w:rsid w:val="00DB0CD1"/>
    <w:rsid w:val="00E52A66"/>
    <w:rsid w:val="00E83C96"/>
    <w:rsid w:val="00E84619"/>
    <w:rsid w:val="00EB6663"/>
    <w:rsid w:val="00EB7E1B"/>
    <w:rsid w:val="00F868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11AA8"/>
  <w15:chartTrackingRefBased/>
  <w15:docId w15:val="{4188AD6A-761B-4557-869F-6FA26715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22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22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61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E61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E61D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61D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2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22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6663"/>
    <w:pPr>
      <w:ind w:left="720"/>
      <w:contextualSpacing/>
    </w:pPr>
  </w:style>
  <w:style w:type="character" w:customStyle="1" w:styleId="fontstyle01">
    <w:name w:val="fontstyle01"/>
    <w:basedOn w:val="DefaultParagraphFont"/>
    <w:rsid w:val="00EB6663"/>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E52A66"/>
    <w:rPr>
      <w:rFonts w:ascii="NimbusRomNo9L-ReguItal" w:hAnsi="NimbusRomNo9L-ReguItal" w:hint="default"/>
      <w:b w:val="0"/>
      <w:bCs w:val="0"/>
      <w:i/>
      <w:iCs/>
      <w:color w:val="000000"/>
      <w:sz w:val="20"/>
      <w:szCs w:val="20"/>
    </w:rPr>
  </w:style>
  <w:style w:type="character" w:customStyle="1" w:styleId="fontstyle31">
    <w:name w:val="fontstyle31"/>
    <w:basedOn w:val="DefaultParagraphFont"/>
    <w:rsid w:val="00B96643"/>
    <w:rPr>
      <w:rFonts w:ascii="CMR10" w:hAnsi="CMR10" w:hint="default"/>
      <w:b w:val="0"/>
      <w:bCs w:val="0"/>
      <w:i w:val="0"/>
      <w:iCs w:val="0"/>
      <w:color w:val="000000"/>
      <w:sz w:val="22"/>
      <w:szCs w:val="22"/>
    </w:rPr>
  </w:style>
  <w:style w:type="character" w:customStyle="1" w:styleId="fontstyle41">
    <w:name w:val="fontstyle41"/>
    <w:basedOn w:val="DefaultParagraphFont"/>
    <w:rsid w:val="00B96643"/>
    <w:rPr>
      <w:rFonts w:ascii="CMR8" w:hAnsi="CMR8" w:hint="default"/>
      <w:b w:val="0"/>
      <w:bCs w:val="0"/>
      <w:i w:val="0"/>
      <w:iCs w:val="0"/>
      <w:color w:val="000000"/>
      <w:sz w:val="16"/>
      <w:szCs w:val="16"/>
    </w:rPr>
  </w:style>
  <w:style w:type="character" w:customStyle="1" w:styleId="fontstyle51">
    <w:name w:val="fontstyle51"/>
    <w:basedOn w:val="DefaultParagraphFont"/>
    <w:rsid w:val="00B96643"/>
    <w:rPr>
      <w:rFonts w:ascii="CMMI8" w:hAnsi="CMMI8" w:hint="default"/>
      <w:b w:val="0"/>
      <w:bCs w:val="0"/>
      <w:i/>
      <w:iCs/>
      <w:color w:val="000000"/>
      <w:sz w:val="16"/>
      <w:szCs w:val="16"/>
    </w:rPr>
  </w:style>
  <w:style w:type="character" w:customStyle="1" w:styleId="fontstyle61">
    <w:name w:val="fontstyle61"/>
    <w:basedOn w:val="DefaultParagraphFont"/>
    <w:rsid w:val="00B96643"/>
    <w:rPr>
      <w:rFonts w:ascii="NimbusRomNo9L-Medi" w:hAnsi="NimbusRomNo9L-Medi" w:hint="default"/>
      <w:b/>
      <w:bCs/>
      <w:i w:val="0"/>
      <w:iCs w:val="0"/>
      <w:color w:val="000000"/>
      <w:sz w:val="22"/>
      <w:szCs w:val="22"/>
    </w:rPr>
  </w:style>
  <w:style w:type="character" w:customStyle="1" w:styleId="fontstyle71">
    <w:name w:val="fontstyle71"/>
    <w:basedOn w:val="DefaultParagraphFont"/>
    <w:rsid w:val="009B5A77"/>
    <w:rPr>
      <w:rFonts w:ascii="CMR10" w:hAnsi="CMR10" w:hint="default"/>
      <w:b w:val="0"/>
      <w:bCs w:val="0"/>
      <w:i w:val="0"/>
      <w:iCs w:val="0"/>
      <w:color w:val="000000"/>
      <w:sz w:val="22"/>
      <w:szCs w:val="22"/>
    </w:rPr>
  </w:style>
  <w:style w:type="character" w:customStyle="1" w:styleId="fontstyle81">
    <w:name w:val="fontstyle81"/>
    <w:basedOn w:val="DefaultParagraphFont"/>
    <w:rsid w:val="009B5A77"/>
    <w:rPr>
      <w:rFonts w:ascii="CMBX10" w:hAnsi="CMBX10" w:hint="default"/>
      <w:b/>
      <w:bCs/>
      <w:i w:val="0"/>
      <w:iCs w:val="0"/>
      <w:color w:val="000000"/>
      <w:sz w:val="22"/>
      <w:szCs w:val="22"/>
    </w:rPr>
  </w:style>
  <w:style w:type="character" w:customStyle="1" w:styleId="fontstyle91">
    <w:name w:val="fontstyle91"/>
    <w:basedOn w:val="DefaultParagraphFont"/>
    <w:rsid w:val="009B5A77"/>
    <w:rPr>
      <w:rFonts w:ascii="CMEX10" w:hAnsi="CMEX10" w:hint="default"/>
      <w:b w:val="0"/>
      <w:bCs w:val="0"/>
      <w:i w:val="0"/>
      <w:iCs w:val="0"/>
      <w:color w:val="000000"/>
      <w:sz w:val="22"/>
      <w:szCs w:val="22"/>
    </w:rPr>
  </w:style>
  <w:style w:type="character" w:customStyle="1" w:styleId="fontstyle101">
    <w:name w:val="fontstyle101"/>
    <w:basedOn w:val="DefaultParagraphFont"/>
    <w:rsid w:val="009B5A77"/>
    <w:rPr>
      <w:rFonts w:ascii="CMSY10" w:hAnsi="CMSY10" w:hint="default"/>
      <w:b w:val="0"/>
      <w:bCs w:val="0"/>
      <w:i/>
      <w:iCs/>
      <w:color w:val="000000"/>
      <w:sz w:val="22"/>
      <w:szCs w:val="22"/>
    </w:rPr>
  </w:style>
  <w:style w:type="paragraph" w:styleId="NormalWeb">
    <w:name w:val="Normal (Web)"/>
    <w:basedOn w:val="Normal"/>
    <w:uiPriority w:val="99"/>
    <w:semiHidden/>
    <w:unhideWhenUsed/>
    <w:rsid w:val="004F3E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F3EE6"/>
    <w:rPr>
      <w:color w:val="0000FF"/>
      <w:u w:val="single"/>
    </w:rPr>
  </w:style>
  <w:style w:type="character" w:styleId="Strong">
    <w:name w:val="Strong"/>
    <w:basedOn w:val="DefaultParagraphFont"/>
    <w:uiPriority w:val="22"/>
    <w:qFormat/>
    <w:rsid w:val="004F3EE6"/>
    <w:rPr>
      <w:b/>
      <w:bCs/>
    </w:rPr>
  </w:style>
  <w:style w:type="character" w:customStyle="1" w:styleId="encoder">
    <w:name w:val="encoder"/>
    <w:basedOn w:val="DefaultParagraphFont"/>
    <w:rsid w:val="007550B0"/>
  </w:style>
  <w:style w:type="character" w:customStyle="1" w:styleId="decoder">
    <w:name w:val="decoder"/>
    <w:basedOn w:val="DefaultParagraphFont"/>
    <w:rsid w:val="007550B0"/>
  </w:style>
  <w:style w:type="character" w:customStyle="1" w:styleId="context">
    <w:name w:val="context"/>
    <w:basedOn w:val="DefaultParagraphFont"/>
    <w:rsid w:val="007550B0"/>
  </w:style>
  <w:style w:type="character" w:customStyle="1" w:styleId="stepno">
    <w:name w:val="step_no"/>
    <w:basedOn w:val="DefaultParagraphFont"/>
    <w:rsid w:val="007550B0"/>
  </w:style>
  <w:style w:type="paragraph" w:styleId="Caption">
    <w:name w:val="caption"/>
    <w:basedOn w:val="Normal"/>
    <w:next w:val="Normal"/>
    <w:uiPriority w:val="35"/>
    <w:unhideWhenUsed/>
    <w:qFormat/>
    <w:rsid w:val="00615F15"/>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51320D"/>
    <w:rPr>
      <w:rFonts w:ascii="Courier New" w:eastAsia="Times New Roman" w:hAnsi="Courier New" w:cs="Courier New"/>
      <w:sz w:val="20"/>
      <w:szCs w:val="20"/>
    </w:rPr>
  </w:style>
  <w:style w:type="paragraph" w:customStyle="1" w:styleId="io">
    <w:name w:val="io"/>
    <w:basedOn w:val="Normal"/>
    <w:rsid w:val="006655B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655BF"/>
    <w:rPr>
      <w:i/>
      <w:iCs/>
    </w:rPr>
  </w:style>
  <w:style w:type="character" w:customStyle="1" w:styleId="Heading3Char">
    <w:name w:val="Heading 3 Char"/>
    <w:basedOn w:val="DefaultParagraphFont"/>
    <w:link w:val="Heading3"/>
    <w:uiPriority w:val="9"/>
    <w:semiHidden/>
    <w:rsid w:val="009E61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E61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E61D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61DC"/>
    <w:rPr>
      <w:rFonts w:asciiTheme="majorHAnsi" w:eastAsiaTheme="majorEastAsia" w:hAnsiTheme="majorHAnsi" w:cstheme="majorBidi"/>
      <w:color w:val="1F4D78" w:themeColor="accent1" w:themeShade="7F"/>
    </w:rPr>
  </w:style>
  <w:style w:type="character" w:customStyle="1" w:styleId="mjx-char">
    <w:name w:val="mjx-char"/>
    <w:basedOn w:val="DefaultParagraphFont"/>
    <w:rsid w:val="009E61DC"/>
  </w:style>
  <w:style w:type="character" w:customStyle="1" w:styleId="mjxassistivemathml">
    <w:name w:val="mjx_assistive_mathml"/>
    <w:basedOn w:val="DefaultParagraphFont"/>
    <w:rsid w:val="009E6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6903">
      <w:bodyDiv w:val="1"/>
      <w:marLeft w:val="0"/>
      <w:marRight w:val="0"/>
      <w:marTop w:val="0"/>
      <w:marBottom w:val="0"/>
      <w:divBdr>
        <w:top w:val="none" w:sz="0" w:space="0" w:color="auto"/>
        <w:left w:val="none" w:sz="0" w:space="0" w:color="auto"/>
        <w:bottom w:val="none" w:sz="0" w:space="0" w:color="auto"/>
        <w:right w:val="none" w:sz="0" w:space="0" w:color="auto"/>
      </w:divBdr>
    </w:div>
    <w:div w:id="219443441">
      <w:bodyDiv w:val="1"/>
      <w:marLeft w:val="0"/>
      <w:marRight w:val="0"/>
      <w:marTop w:val="0"/>
      <w:marBottom w:val="0"/>
      <w:divBdr>
        <w:top w:val="none" w:sz="0" w:space="0" w:color="auto"/>
        <w:left w:val="none" w:sz="0" w:space="0" w:color="auto"/>
        <w:bottom w:val="none" w:sz="0" w:space="0" w:color="auto"/>
        <w:right w:val="none" w:sz="0" w:space="0" w:color="auto"/>
      </w:divBdr>
      <w:divsChild>
        <w:div w:id="1619601630">
          <w:marLeft w:val="0"/>
          <w:marRight w:val="0"/>
          <w:marTop w:val="0"/>
          <w:marBottom w:val="0"/>
          <w:divBdr>
            <w:top w:val="none" w:sz="0" w:space="0" w:color="auto"/>
            <w:left w:val="none" w:sz="0" w:space="0" w:color="auto"/>
            <w:bottom w:val="none" w:sz="0" w:space="0" w:color="auto"/>
            <w:right w:val="none" w:sz="0" w:space="0" w:color="auto"/>
          </w:divBdr>
          <w:divsChild>
            <w:div w:id="983703146">
              <w:marLeft w:val="960"/>
              <w:marRight w:val="960"/>
              <w:marTop w:val="0"/>
              <w:marBottom w:val="0"/>
              <w:divBdr>
                <w:top w:val="none" w:sz="0" w:space="0" w:color="auto"/>
                <w:left w:val="none" w:sz="0" w:space="0" w:color="auto"/>
                <w:bottom w:val="none" w:sz="0" w:space="0" w:color="auto"/>
                <w:right w:val="none" w:sz="0" w:space="0" w:color="auto"/>
              </w:divBdr>
              <w:divsChild>
                <w:div w:id="1976981450">
                  <w:marLeft w:val="0"/>
                  <w:marRight w:val="0"/>
                  <w:marTop w:val="0"/>
                  <w:marBottom w:val="0"/>
                  <w:divBdr>
                    <w:top w:val="none" w:sz="0" w:space="0" w:color="auto"/>
                    <w:left w:val="none" w:sz="0" w:space="0" w:color="auto"/>
                    <w:bottom w:val="none" w:sz="0" w:space="0" w:color="auto"/>
                    <w:right w:val="none" w:sz="0" w:space="0" w:color="auto"/>
                  </w:divBdr>
                  <w:divsChild>
                    <w:div w:id="932665513">
                      <w:marLeft w:val="0"/>
                      <w:marRight w:val="0"/>
                      <w:marTop w:val="0"/>
                      <w:marBottom w:val="0"/>
                      <w:divBdr>
                        <w:top w:val="none" w:sz="0" w:space="0" w:color="auto"/>
                        <w:left w:val="none" w:sz="0" w:space="0" w:color="auto"/>
                        <w:bottom w:val="none" w:sz="0" w:space="0" w:color="auto"/>
                        <w:right w:val="none" w:sz="0" w:space="0" w:color="auto"/>
                      </w:divBdr>
                      <w:divsChild>
                        <w:div w:id="1728802592">
                          <w:marLeft w:val="0"/>
                          <w:marRight w:val="0"/>
                          <w:marTop w:val="100"/>
                          <w:marBottom w:val="100"/>
                          <w:divBdr>
                            <w:top w:val="none" w:sz="0" w:space="0" w:color="auto"/>
                            <w:left w:val="none" w:sz="0" w:space="0" w:color="auto"/>
                            <w:bottom w:val="none" w:sz="0" w:space="0" w:color="auto"/>
                            <w:right w:val="none" w:sz="0" w:space="0" w:color="auto"/>
                          </w:divBdr>
                          <w:divsChild>
                            <w:div w:id="1838416699">
                              <w:marLeft w:val="0"/>
                              <w:marRight w:val="0"/>
                              <w:marTop w:val="0"/>
                              <w:marBottom w:val="0"/>
                              <w:divBdr>
                                <w:top w:val="none" w:sz="0" w:space="0" w:color="auto"/>
                                <w:left w:val="none" w:sz="0" w:space="0" w:color="auto"/>
                                <w:bottom w:val="none" w:sz="0" w:space="0" w:color="auto"/>
                                <w:right w:val="none" w:sz="0" w:space="0" w:color="auto"/>
                              </w:divBdr>
                              <w:divsChild>
                                <w:div w:id="2420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89122">
                  <w:marLeft w:val="0"/>
                  <w:marRight w:val="0"/>
                  <w:marTop w:val="0"/>
                  <w:marBottom w:val="0"/>
                  <w:divBdr>
                    <w:top w:val="none" w:sz="0" w:space="0" w:color="auto"/>
                    <w:left w:val="none" w:sz="0" w:space="0" w:color="auto"/>
                    <w:bottom w:val="none" w:sz="0" w:space="0" w:color="auto"/>
                    <w:right w:val="none" w:sz="0" w:space="0" w:color="auto"/>
                  </w:divBdr>
                  <w:divsChild>
                    <w:div w:id="1081440528">
                      <w:marLeft w:val="0"/>
                      <w:marRight w:val="0"/>
                      <w:marTop w:val="100"/>
                      <w:marBottom w:val="100"/>
                      <w:divBdr>
                        <w:top w:val="none" w:sz="0" w:space="0" w:color="auto"/>
                        <w:left w:val="none" w:sz="0" w:space="0" w:color="auto"/>
                        <w:bottom w:val="none" w:sz="0" w:space="0" w:color="auto"/>
                        <w:right w:val="none" w:sz="0" w:space="0" w:color="auto"/>
                      </w:divBdr>
                      <w:divsChild>
                        <w:div w:id="381291602">
                          <w:marLeft w:val="0"/>
                          <w:marRight w:val="0"/>
                          <w:marTop w:val="0"/>
                          <w:marBottom w:val="0"/>
                          <w:divBdr>
                            <w:top w:val="none" w:sz="0" w:space="0" w:color="auto"/>
                            <w:left w:val="none" w:sz="0" w:space="0" w:color="auto"/>
                            <w:bottom w:val="none" w:sz="0" w:space="0" w:color="auto"/>
                            <w:right w:val="none" w:sz="0" w:space="0" w:color="auto"/>
                          </w:divBdr>
                          <w:divsChild>
                            <w:div w:id="1980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26063">
                  <w:marLeft w:val="0"/>
                  <w:marRight w:val="0"/>
                  <w:marTop w:val="0"/>
                  <w:marBottom w:val="0"/>
                  <w:divBdr>
                    <w:top w:val="none" w:sz="0" w:space="0" w:color="auto"/>
                    <w:left w:val="none" w:sz="0" w:space="0" w:color="auto"/>
                    <w:bottom w:val="none" w:sz="0" w:space="0" w:color="auto"/>
                    <w:right w:val="none" w:sz="0" w:space="0" w:color="auto"/>
                  </w:divBdr>
                  <w:divsChild>
                    <w:div w:id="842554804">
                      <w:marLeft w:val="0"/>
                      <w:marRight w:val="0"/>
                      <w:marTop w:val="100"/>
                      <w:marBottom w:val="100"/>
                      <w:divBdr>
                        <w:top w:val="none" w:sz="0" w:space="0" w:color="auto"/>
                        <w:left w:val="none" w:sz="0" w:space="0" w:color="auto"/>
                        <w:bottom w:val="none" w:sz="0" w:space="0" w:color="auto"/>
                        <w:right w:val="none" w:sz="0" w:space="0" w:color="auto"/>
                      </w:divBdr>
                      <w:divsChild>
                        <w:div w:id="2123068789">
                          <w:marLeft w:val="0"/>
                          <w:marRight w:val="0"/>
                          <w:marTop w:val="0"/>
                          <w:marBottom w:val="0"/>
                          <w:divBdr>
                            <w:top w:val="none" w:sz="0" w:space="0" w:color="auto"/>
                            <w:left w:val="none" w:sz="0" w:space="0" w:color="auto"/>
                            <w:bottom w:val="none" w:sz="0" w:space="0" w:color="auto"/>
                            <w:right w:val="none" w:sz="0" w:space="0" w:color="auto"/>
                          </w:divBdr>
                          <w:divsChild>
                            <w:div w:id="14788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49128">
                  <w:marLeft w:val="0"/>
                  <w:marRight w:val="0"/>
                  <w:marTop w:val="0"/>
                  <w:marBottom w:val="0"/>
                  <w:divBdr>
                    <w:top w:val="none" w:sz="0" w:space="0" w:color="auto"/>
                    <w:left w:val="none" w:sz="0" w:space="0" w:color="auto"/>
                    <w:bottom w:val="none" w:sz="0" w:space="0" w:color="auto"/>
                    <w:right w:val="none" w:sz="0" w:space="0" w:color="auto"/>
                  </w:divBdr>
                  <w:divsChild>
                    <w:div w:id="1535651732">
                      <w:marLeft w:val="0"/>
                      <w:marRight w:val="0"/>
                      <w:marTop w:val="100"/>
                      <w:marBottom w:val="100"/>
                      <w:divBdr>
                        <w:top w:val="none" w:sz="0" w:space="0" w:color="auto"/>
                        <w:left w:val="none" w:sz="0" w:space="0" w:color="auto"/>
                        <w:bottom w:val="none" w:sz="0" w:space="0" w:color="auto"/>
                        <w:right w:val="none" w:sz="0" w:space="0" w:color="auto"/>
                      </w:divBdr>
                      <w:divsChild>
                        <w:div w:id="1696688645">
                          <w:marLeft w:val="0"/>
                          <w:marRight w:val="0"/>
                          <w:marTop w:val="0"/>
                          <w:marBottom w:val="0"/>
                          <w:divBdr>
                            <w:top w:val="none" w:sz="0" w:space="0" w:color="auto"/>
                            <w:left w:val="none" w:sz="0" w:space="0" w:color="auto"/>
                            <w:bottom w:val="none" w:sz="0" w:space="0" w:color="auto"/>
                            <w:right w:val="none" w:sz="0" w:space="0" w:color="auto"/>
                          </w:divBdr>
                          <w:divsChild>
                            <w:div w:id="14266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23478">
                  <w:marLeft w:val="0"/>
                  <w:marRight w:val="0"/>
                  <w:marTop w:val="0"/>
                  <w:marBottom w:val="0"/>
                  <w:divBdr>
                    <w:top w:val="none" w:sz="0" w:space="0" w:color="auto"/>
                    <w:left w:val="none" w:sz="0" w:space="0" w:color="auto"/>
                    <w:bottom w:val="none" w:sz="0" w:space="0" w:color="auto"/>
                    <w:right w:val="none" w:sz="0" w:space="0" w:color="auto"/>
                  </w:divBdr>
                  <w:divsChild>
                    <w:div w:id="1469588766">
                      <w:marLeft w:val="0"/>
                      <w:marRight w:val="0"/>
                      <w:marTop w:val="100"/>
                      <w:marBottom w:val="100"/>
                      <w:divBdr>
                        <w:top w:val="none" w:sz="0" w:space="0" w:color="auto"/>
                        <w:left w:val="none" w:sz="0" w:space="0" w:color="auto"/>
                        <w:bottom w:val="none" w:sz="0" w:space="0" w:color="auto"/>
                        <w:right w:val="none" w:sz="0" w:space="0" w:color="auto"/>
                      </w:divBdr>
                      <w:divsChild>
                        <w:div w:id="1055394669">
                          <w:marLeft w:val="0"/>
                          <w:marRight w:val="0"/>
                          <w:marTop w:val="0"/>
                          <w:marBottom w:val="0"/>
                          <w:divBdr>
                            <w:top w:val="none" w:sz="0" w:space="0" w:color="auto"/>
                            <w:left w:val="none" w:sz="0" w:space="0" w:color="auto"/>
                            <w:bottom w:val="none" w:sz="0" w:space="0" w:color="auto"/>
                            <w:right w:val="none" w:sz="0" w:space="0" w:color="auto"/>
                          </w:divBdr>
                          <w:divsChild>
                            <w:div w:id="3255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207547">
                  <w:marLeft w:val="0"/>
                  <w:marRight w:val="0"/>
                  <w:marTop w:val="0"/>
                  <w:marBottom w:val="0"/>
                  <w:divBdr>
                    <w:top w:val="none" w:sz="0" w:space="0" w:color="auto"/>
                    <w:left w:val="none" w:sz="0" w:space="0" w:color="auto"/>
                    <w:bottom w:val="none" w:sz="0" w:space="0" w:color="auto"/>
                    <w:right w:val="none" w:sz="0" w:space="0" w:color="auto"/>
                  </w:divBdr>
                  <w:divsChild>
                    <w:div w:id="2018848552">
                      <w:marLeft w:val="0"/>
                      <w:marRight w:val="0"/>
                      <w:marTop w:val="100"/>
                      <w:marBottom w:val="100"/>
                      <w:divBdr>
                        <w:top w:val="none" w:sz="0" w:space="0" w:color="auto"/>
                        <w:left w:val="none" w:sz="0" w:space="0" w:color="auto"/>
                        <w:bottom w:val="none" w:sz="0" w:space="0" w:color="auto"/>
                        <w:right w:val="none" w:sz="0" w:space="0" w:color="auto"/>
                      </w:divBdr>
                      <w:divsChild>
                        <w:div w:id="1565488299">
                          <w:marLeft w:val="0"/>
                          <w:marRight w:val="0"/>
                          <w:marTop w:val="0"/>
                          <w:marBottom w:val="0"/>
                          <w:divBdr>
                            <w:top w:val="none" w:sz="0" w:space="0" w:color="auto"/>
                            <w:left w:val="none" w:sz="0" w:space="0" w:color="auto"/>
                            <w:bottom w:val="none" w:sz="0" w:space="0" w:color="auto"/>
                            <w:right w:val="none" w:sz="0" w:space="0" w:color="auto"/>
                          </w:divBdr>
                          <w:divsChild>
                            <w:div w:id="21051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5360">
                  <w:marLeft w:val="0"/>
                  <w:marRight w:val="0"/>
                  <w:marTop w:val="0"/>
                  <w:marBottom w:val="0"/>
                  <w:divBdr>
                    <w:top w:val="none" w:sz="0" w:space="0" w:color="auto"/>
                    <w:left w:val="none" w:sz="0" w:space="0" w:color="auto"/>
                    <w:bottom w:val="none" w:sz="0" w:space="0" w:color="auto"/>
                    <w:right w:val="none" w:sz="0" w:space="0" w:color="auto"/>
                  </w:divBdr>
                  <w:divsChild>
                    <w:div w:id="1351646023">
                      <w:marLeft w:val="0"/>
                      <w:marRight w:val="0"/>
                      <w:marTop w:val="100"/>
                      <w:marBottom w:val="100"/>
                      <w:divBdr>
                        <w:top w:val="none" w:sz="0" w:space="0" w:color="auto"/>
                        <w:left w:val="none" w:sz="0" w:space="0" w:color="auto"/>
                        <w:bottom w:val="none" w:sz="0" w:space="0" w:color="auto"/>
                        <w:right w:val="none" w:sz="0" w:space="0" w:color="auto"/>
                      </w:divBdr>
                      <w:divsChild>
                        <w:div w:id="241840537">
                          <w:marLeft w:val="0"/>
                          <w:marRight w:val="0"/>
                          <w:marTop w:val="0"/>
                          <w:marBottom w:val="0"/>
                          <w:divBdr>
                            <w:top w:val="none" w:sz="0" w:space="0" w:color="auto"/>
                            <w:left w:val="none" w:sz="0" w:space="0" w:color="auto"/>
                            <w:bottom w:val="none" w:sz="0" w:space="0" w:color="auto"/>
                            <w:right w:val="none" w:sz="0" w:space="0" w:color="auto"/>
                          </w:divBdr>
                          <w:divsChild>
                            <w:div w:id="11625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82242">
          <w:marLeft w:val="0"/>
          <w:marRight w:val="0"/>
          <w:marTop w:val="0"/>
          <w:marBottom w:val="0"/>
          <w:divBdr>
            <w:top w:val="none" w:sz="0" w:space="0" w:color="auto"/>
            <w:left w:val="none" w:sz="0" w:space="0" w:color="auto"/>
            <w:bottom w:val="none" w:sz="0" w:space="0" w:color="auto"/>
            <w:right w:val="none" w:sz="0" w:space="0" w:color="auto"/>
          </w:divBdr>
          <w:divsChild>
            <w:div w:id="663435419">
              <w:marLeft w:val="960"/>
              <w:marRight w:val="960"/>
              <w:marTop w:val="0"/>
              <w:marBottom w:val="0"/>
              <w:divBdr>
                <w:top w:val="none" w:sz="0" w:space="0" w:color="auto"/>
                <w:left w:val="none" w:sz="0" w:space="0" w:color="auto"/>
                <w:bottom w:val="none" w:sz="0" w:space="0" w:color="auto"/>
                <w:right w:val="none" w:sz="0" w:space="0" w:color="auto"/>
              </w:divBdr>
              <w:divsChild>
                <w:div w:id="271865390">
                  <w:marLeft w:val="0"/>
                  <w:marRight w:val="0"/>
                  <w:marTop w:val="0"/>
                  <w:marBottom w:val="0"/>
                  <w:divBdr>
                    <w:top w:val="none" w:sz="0" w:space="0" w:color="auto"/>
                    <w:left w:val="none" w:sz="0" w:space="0" w:color="auto"/>
                    <w:bottom w:val="none" w:sz="0" w:space="0" w:color="auto"/>
                    <w:right w:val="none" w:sz="0" w:space="0" w:color="auto"/>
                  </w:divBdr>
                  <w:divsChild>
                    <w:div w:id="381905174">
                      <w:marLeft w:val="0"/>
                      <w:marRight w:val="0"/>
                      <w:marTop w:val="0"/>
                      <w:marBottom w:val="0"/>
                      <w:divBdr>
                        <w:top w:val="none" w:sz="0" w:space="0" w:color="auto"/>
                        <w:left w:val="none" w:sz="0" w:space="0" w:color="auto"/>
                        <w:bottom w:val="none" w:sz="0" w:space="0" w:color="auto"/>
                        <w:right w:val="none" w:sz="0" w:space="0" w:color="auto"/>
                      </w:divBdr>
                      <w:divsChild>
                        <w:div w:id="20012016">
                          <w:marLeft w:val="0"/>
                          <w:marRight w:val="0"/>
                          <w:marTop w:val="100"/>
                          <w:marBottom w:val="100"/>
                          <w:divBdr>
                            <w:top w:val="none" w:sz="0" w:space="0" w:color="auto"/>
                            <w:left w:val="none" w:sz="0" w:space="0" w:color="auto"/>
                            <w:bottom w:val="none" w:sz="0" w:space="0" w:color="auto"/>
                            <w:right w:val="none" w:sz="0" w:space="0" w:color="auto"/>
                          </w:divBdr>
                          <w:divsChild>
                            <w:div w:id="813520945">
                              <w:marLeft w:val="0"/>
                              <w:marRight w:val="0"/>
                              <w:marTop w:val="0"/>
                              <w:marBottom w:val="0"/>
                              <w:divBdr>
                                <w:top w:val="none" w:sz="0" w:space="0" w:color="auto"/>
                                <w:left w:val="none" w:sz="0" w:space="0" w:color="auto"/>
                                <w:bottom w:val="none" w:sz="0" w:space="0" w:color="auto"/>
                                <w:right w:val="none" w:sz="0" w:space="0" w:color="auto"/>
                              </w:divBdr>
                              <w:divsChild>
                                <w:div w:id="6410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06057">
                  <w:marLeft w:val="0"/>
                  <w:marRight w:val="0"/>
                  <w:marTop w:val="0"/>
                  <w:marBottom w:val="0"/>
                  <w:divBdr>
                    <w:top w:val="none" w:sz="0" w:space="0" w:color="auto"/>
                    <w:left w:val="none" w:sz="0" w:space="0" w:color="auto"/>
                    <w:bottom w:val="none" w:sz="0" w:space="0" w:color="auto"/>
                    <w:right w:val="none" w:sz="0" w:space="0" w:color="auto"/>
                  </w:divBdr>
                  <w:divsChild>
                    <w:div w:id="1563521647">
                      <w:marLeft w:val="0"/>
                      <w:marRight w:val="0"/>
                      <w:marTop w:val="100"/>
                      <w:marBottom w:val="100"/>
                      <w:divBdr>
                        <w:top w:val="none" w:sz="0" w:space="0" w:color="auto"/>
                        <w:left w:val="none" w:sz="0" w:space="0" w:color="auto"/>
                        <w:bottom w:val="none" w:sz="0" w:space="0" w:color="auto"/>
                        <w:right w:val="none" w:sz="0" w:space="0" w:color="auto"/>
                      </w:divBdr>
                      <w:divsChild>
                        <w:div w:id="1769932292">
                          <w:marLeft w:val="0"/>
                          <w:marRight w:val="0"/>
                          <w:marTop w:val="0"/>
                          <w:marBottom w:val="0"/>
                          <w:divBdr>
                            <w:top w:val="none" w:sz="0" w:space="0" w:color="auto"/>
                            <w:left w:val="none" w:sz="0" w:space="0" w:color="auto"/>
                            <w:bottom w:val="none" w:sz="0" w:space="0" w:color="auto"/>
                            <w:right w:val="none" w:sz="0" w:space="0" w:color="auto"/>
                          </w:divBdr>
                          <w:divsChild>
                            <w:div w:id="13433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3073">
                  <w:marLeft w:val="0"/>
                  <w:marRight w:val="0"/>
                  <w:marTop w:val="0"/>
                  <w:marBottom w:val="0"/>
                  <w:divBdr>
                    <w:top w:val="none" w:sz="0" w:space="0" w:color="auto"/>
                    <w:left w:val="none" w:sz="0" w:space="0" w:color="auto"/>
                    <w:bottom w:val="none" w:sz="0" w:space="0" w:color="auto"/>
                    <w:right w:val="none" w:sz="0" w:space="0" w:color="auto"/>
                  </w:divBdr>
                  <w:divsChild>
                    <w:div w:id="230502199">
                      <w:marLeft w:val="0"/>
                      <w:marRight w:val="0"/>
                      <w:marTop w:val="0"/>
                      <w:marBottom w:val="0"/>
                      <w:divBdr>
                        <w:top w:val="none" w:sz="0" w:space="0" w:color="auto"/>
                        <w:left w:val="none" w:sz="0" w:space="0" w:color="auto"/>
                        <w:bottom w:val="none" w:sz="0" w:space="0" w:color="auto"/>
                        <w:right w:val="none" w:sz="0" w:space="0" w:color="auto"/>
                      </w:divBdr>
                      <w:divsChild>
                        <w:div w:id="756946732">
                          <w:marLeft w:val="0"/>
                          <w:marRight w:val="0"/>
                          <w:marTop w:val="100"/>
                          <w:marBottom w:val="100"/>
                          <w:divBdr>
                            <w:top w:val="none" w:sz="0" w:space="0" w:color="auto"/>
                            <w:left w:val="none" w:sz="0" w:space="0" w:color="auto"/>
                            <w:bottom w:val="none" w:sz="0" w:space="0" w:color="auto"/>
                            <w:right w:val="none" w:sz="0" w:space="0" w:color="auto"/>
                          </w:divBdr>
                          <w:divsChild>
                            <w:div w:id="50036089">
                              <w:marLeft w:val="0"/>
                              <w:marRight w:val="0"/>
                              <w:marTop w:val="0"/>
                              <w:marBottom w:val="0"/>
                              <w:divBdr>
                                <w:top w:val="none" w:sz="0" w:space="0" w:color="auto"/>
                                <w:left w:val="none" w:sz="0" w:space="0" w:color="auto"/>
                                <w:bottom w:val="none" w:sz="0" w:space="0" w:color="auto"/>
                                <w:right w:val="none" w:sz="0" w:space="0" w:color="auto"/>
                              </w:divBdr>
                              <w:divsChild>
                                <w:div w:id="12003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290339">
          <w:marLeft w:val="0"/>
          <w:marRight w:val="0"/>
          <w:marTop w:val="0"/>
          <w:marBottom w:val="0"/>
          <w:divBdr>
            <w:top w:val="none" w:sz="0" w:space="0" w:color="auto"/>
            <w:left w:val="none" w:sz="0" w:space="0" w:color="auto"/>
            <w:bottom w:val="none" w:sz="0" w:space="0" w:color="auto"/>
            <w:right w:val="none" w:sz="0" w:space="0" w:color="auto"/>
          </w:divBdr>
          <w:divsChild>
            <w:div w:id="698090101">
              <w:marLeft w:val="960"/>
              <w:marRight w:val="960"/>
              <w:marTop w:val="0"/>
              <w:marBottom w:val="0"/>
              <w:divBdr>
                <w:top w:val="none" w:sz="0" w:space="0" w:color="auto"/>
                <w:left w:val="none" w:sz="0" w:space="0" w:color="auto"/>
                <w:bottom w:val="none" w:sz="0" w:space="0" w:color="auto"/>
                <w:right w:val="none" w:sz="0" w:space="0" w:color="auto"/>
              </w:divBdr>
              <w:divsChild>
                <w:div w:id="795366968">
                  <w:blockQuote w:val="1"/>
                  <w:marLeft w:val="-300"/>
                  <w:marRight w:val="0"/>
                  <w:marTop w:val="0"/>
                  <w:marBottom w:val="0"/>
                  <w:divBdr>
                    <w:top w:val="none" w:sz="0" w:space="0" w:color="auto"/>
                    <w:left w:val="none" w:sz="0" w:space="0" w:color="auto"/>
                    <w:bottom w:val="none" w:sz="0" w:space="0" w:color="auto"/>
                    <w:right w:val="none" w:sz="0" w:space="0" w:color="auto"/>
                  </w:divBdr>
                </w:div>
                <w:div w:id="1177382892">
                  <w:marLeft w:val="0"/>
                  <w:marRight w:val="0"/>
                  <w:marTop w:val="0"/>
                  <w:marBottom w:val="0"/>
                  <w:divBdr>
                    <w:top w:val="none" w:sz="0" w:space="0" w:color="auto"/>
                    <w:left w:val="none" w:sz="0" w:space="0" w:color="auto"/>
                    <w:bottom w:val="none" w:sz="0" w:space="0" w:color="auto"/>
                    <w:right w:val="none" w:sz="0" w:space="0" w:color="auto"/>
                  </w:divBdr>
                  <w:divsChild>
                    <w:div w:id="1912500380">
                      <w:marLeft w:val="0"/>
                      <w:marRight w:val="0"/>
                      <w:marTop w:val="0"/>
                      <w:marBottom w:val="0"/>
                      <w:divBdr>
                        <w:top w:val="none" w:sz="0" w:space="0" w:color="auto"/>
                        <w:left w:val="none" w:sz="0" w:space="0" w:color="auto"/>
                        <w:bottom w:val="none" w:sz="0" w:space="0" w:color="auto"/>
                        <w:right w:val="none" w:sz="0" w:space="0" w:color="auto"/>
                      </w:divBdr>
                      <w:divsChild>
                        <w:div w:id="846948222">
                          <w:marLeft w:val="0"/>
                          <w:marRight w:val="0"/>
                          <w:marTop w:val="100"/>
                          <w:marBottom w:val="100"/>
                          <w:divBdr>
                            <w:top w:val="none" w:sz="0" w:space="0" w:color="auto"/>
                            <w:left w:val="none" w:sz="0" w:space="0" w:color="auto"/>
                            <w:bottom w:val="none" w:sz="0" w:space="0" w:color="auto"/>
                            <w:right w:val="none" w:sz="0" w:space="0" w:color="auto"/>
                          </w:divBdr>
                          <w:divsChild>
                            <w:div w:id="299650475">
                              <w:marLeft w:val="0"/>
                              <w:marRight w:val="0"/>
                              <w:marTop w:val="0"/>
                              <w:marBottom w:val="0"/>
                              <w:divBdr>
                                <w:top w:val="none" w:sz="0" w:space="0" w:color="auto"/>
                                <w:left w:val="none" w:sz="0" w:space="0" w:color="auto"/>
                                <w:bottom w:val="none" w:sz="0" w:space="0" w:color="auto"/>
                                <w:right w:val="none" w:sz="0" w:space="0" w:color="auto"/>
                              </w:divBdr>
                              <w:divsChild>
                                <w:div w:id="10173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5517">
                  <w:marLeft w:val="0"/>
                  <w:marRight w:val="0"/>
                  <w:marTop w:val="0"/>
                  <w:marBottom w:val="0"/>
                  <w:divBdr>
                    <w:top w:val="none" w:sz="0" w:space="0" w:color="auto"/>
                    <w:left w:val="none" w:sz="0" w:space="0" w:color="auto"/>
                    <w:bottom w:val="none" w:sz="0" w:space="0" w:color="auto"/>
                    <w:right w:val="none" w:sz="0" w:space="0" w:color="auto"/>
                  </w:divBdr>
                  <w:divsChild>
                    <w:div w:id="1056200598">
                      <w:marLeft w:val="0"/>
                      <w:marRight w:val="0"/>
                      <w:marTop w:val="0"/>
                      <w:marBottom w:val="0"/>
                      <w:divBdr>
                        <w:top w:val="none" w:sz="0" w:space="0" w:color="auto"/>
                        <w:left w:val="none" w:sz="0" w:space="0" w:color="auto"/>
                        <w:bottom w:val="none" w:sz="0" w:space="0" w:color="auto"/>
                        <w:right w:val="none" w:sz="0" w:space="0" w:color="auto"/>
                      </w:divBdr>
                      <w:divsChild>
                        <w:div w:id="1910262908">
                          <w:marLeft w:val="0"/>
                          <w:marRight w:val="0"/>
                          <w:marTop w:val="100"/>
                          <w:marBottom w:val="100"/>
                          <w:divBdr>
                            <w:top w:val="none" w:sz="0" w:space="0" w:color="auto"/>
                            <w:left w:val="none" w:sz="0" w:space="0" w:color="auto"/>
                            <w:bottom w:val="none" w:sz="0" w:space="0" w:color="auto"/>
                            <w:right w:val="none" w:sz="0" w:space="0" w:color="auto"/>
                          </w:divBdr>
                          <w:divsChild>
                            <w:div w:id="188957463">
                              <w:marLeft w:val="0"/>
                              <w:marRight w:val="0"/>
                              <w:marTop w:val="0"/>
                              <w:marBottom w:val="0"/>
                              <w:divBdr>
                                <w:top w:val="none" w:sz="0" w:space="0" w:color="auto"/>
                                <w:left w:val="none" w:sz="0" w:space="0" w:color="auto"/>
                                <w:bottom w:val="none" w:sz="0" w:space="0" w:color="auto"/>
                                <w:right w:val="none" w:sz="0" w:space="0" w:color="auto"/>
                              </w:divBdr>
                              <w:divsChild>
                                <w:div w:id="14964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485208">
                  <w:marLeft w:val="0"/>
                  <w:marRight w:val="0"/>
                  <w:marTop w:val="0"/>
                  <w:marBottom w:val="0"/>
                  <w:divBdr>
                    <w:top w:val="none" w:sz="0" w:space="0" w:color="auto"/>
                    <w:left w:val="none" w:sz="0" w:space="0" w:color="auto"/>
                    <w:bottom w:val="none" w:sz="0" w:space="0" w:color="auto"/>
                    <w:right w:val="none" w:sz="0" w:space="0" w:color="auto"/>
                  </w:divBdr>
                  <w:divsChild>
                    <w:div w:id="1493833805">
                      <w:marLeft w:val="0"/>
                      <w:marRight w:val="0"/>
                      <w:marTop w:val="0"/>
                      <w:marBottom w:val="0"/>
                      <w:divBdr>
                        <w:top w:val="none" w:sz="0" w:space="0" w:color="auto"/>
                        <w:left w:val="none" w:sz="0" w:space="0" w:color="auto"/>
                        <w:bottom w:val="none" w:sz="0" w:space="0" w:color="auto"/>
                        <w:right w:val="none" w:sz="0" w:space="0" w:color="auto"/>
                      </w:divBdr>
                      <w:divsChild>
                        <w:div w:id="714278821">
                          <w:marLeft w:val="0"/>
                          <w:marRight w:val="0"/>
                          <w:marTop w:val="100"/>
                          <w:marBottom w:val="100"/>
                          <w:divBdr>
                            <w:top w:val="none" w:sz="0" w:space="0" w:color="auto"/>
                            <w:left w:val="none" w:sz="0" w:space="0" w:color="auto"/>
                            <w:bottom w:val="none" w:sz="0" w:space="0" w:color="auto"/>
                            <w:right w:val="none" w:sz="0" w:space="0" w:color="auto"/>
                          </w:divBdr>
                          <w:divsChild>
                            <w:div w:id="2034651086">
                              <w:marLeft w:val="0"/>
                              <w:marRight w:val="0"/>
                              <w:marTop w:val="0"/>
                              <w:marBottom w:val="0"/>
                              <w:divBdr>
                                <w:top w:val="none" w:sz="0" w:space="0" w:color="auto"/>
                                <w:left w:val="none" w:sz="0" w:space="0" w:color="auto"/>
                                <w:bottom w:val="none" w:sz="0" w:space="0" w:color="auto"/>
                                <w:right w:val="none" w:sz="0" w:space="0" w:color="auto"/>
                              </w:divBdr>
                              <w:divsChild>
                                <w:div w:id="16040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61323">
          <w:marLeft w:val="0"/>
          <w:marRight w:val="0"/>
          <w:marTop w:val="0"/>
          <w:marBottom w:val="0"/>
          <w:divBdr>
            <w:top w:val="none" w:sz="0" w:space="0" w:color="auto"/>
            <w:left w:val="none" w:sz="0" w:space="0" w:color="auto"/>
            <w:bottom w:val="none" w:sz="0" w:space="0" w:color="auto"/>
            <w:right w:val="none" w:sz="0" w:space="0" w:color="auto"/>
          </w:divBdr>
          <w:divsChild>
            <w:div w:id="3476680">
              <w:marLeft w:val="960"/>
              <w:marRight w:val="960"/>
              <w:marTop w:val="0"/>
              <w:marBottom w:val="0"/>
              <w:divBdr>
                <w:top w:val="none" w:sz="0" w:space="0" w:color="auto"/>
                <w:left w:val="none" w:sz="0" w:space="0" w:color="auto"/>
                <w:bottom w:val="none" w:sz="0" w:space="0" w:color="auto"/>
                <w:right w:val="none" w:sz="0" w:space="0" w:color="auto"/>
              </w:divBdr>
              <w:divsChild>
                <w:div w:id="1078093747">
                  <w:marLeft w:val="0"/>
                  <w:marRight w:val="0"/>
                  <w:marTop w:val="0"/>
                  <w:marBottom w:val="0"/>
                  <w:divBdr>
                    <w:top w:val="none" w:sz="0" w:space="0" w:color="auto"/>
                    <w:left w:val="none" w:sz="0" w:space="0" w:color="auto"/>
                    <w:bottom w:val="none" w:sz="0" w:space="0" w:color="auto"/>
                    <w:right w:val="none" w:sz="0" w:space="0" w:color="auto"/>
                  </w:divBdr>
                  <w:divsChild>
                    <w:div w:id="651833993">
                      <w:marLeft w:val="0"/>
                      <w:marRight w:val="0"/>
                      <w:marTop w:val="0"/>
                      <w:marBottom w:val="0"/>
                      <w:divBdr>
                        <w:top w:val="none" w:sz="0" w:space="0" w:color="auto"/>
                        <w:left w:val="none" w:sz="0" w:space="0" w:color="auto"/>
                        <w:bottom w:val="none" w:sz="0" w:space="0" w:color="auto"/>
                        <w:right w:val="none" w:sz="0" w:space="0" w:color="auto"/>
                      </w:divBdr>
                      <w:divsChild>
                        <w:div w:id="1065949951">
                          <w:marLeft w:val="0"/>
                          <w:marRight w:val="0"/>
                          <w:marTop w:val="100"/>
                          <w:marBottom w:val="100"/>
                          <w:divBdr>
                            <w:top w:val="none" w:sz="0" w:space="0" w:color="auto"/>
                            <w:left w:val="none" w:sz="0" w:space="0" w:color="auto"/>
                            <w:bottom w:val="none" w:sz="0" w:space="0" w:color="auto"/>
                            <w:right w:val="none" w:sz="0" w:space="0" w:color="auto"/>
                          </w:divBdr>
                          <w:divsChild>
                            <w:div w:id="1501964296">
                              <w:marLeft w:val="0"/>
                              <w:marRight w:val="0"/>
                              <w:marTop w:val="0"/>
                              <w:marBottom w:val="0"/>
                              <w:divBdr>
                                <w:top w:val="none" w:sz="0" w:space="0" w:color="auto"/>
                                <w:left w:val="none" w:sz="0" w:space="0" w:color="auto"/>
                                <w:bottom w:val="none" w:sz="0" w:space="0" w:color="auto"/>
                                <w:right w:val="none" w:sz="0" w:space="0" w:color="auto"/>
                              </w:divBdr>
                              <w:divsChild>
                                <w:div w:id="13455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857450">
                  <w:marLeft w:val="0"/>
                  <w:marRight w:val="0"/>
                  <w:marTop w:val="0"/>
                  <w:marBottom w:val="0"/>
                  <w:divBdr>
                    <w:top w:val="none" w:sz="0" w:space="0" w:color="auto"/>
                    <w:left w:val="none" w:sz="0" w:space="0" w:color="auto"/>
                    <w:bottom w:val="none" w:sz="0" w:space="0" w:color="auto"/>
                    <w:right w:val="none" w:sz="0" w:space="0" w:color="auto"/>
                  </w:divBdr>
                  <w:divsChild>
                    <w:div w:id="198780387">
                      <w:marLeft w:val="0"/>
                      <w:marRight w:val="0"/>
                      <w:marTop w:val="0"/>
                      <w:marBottom w:val="0"/>
                      <w:divBdr>
                        <w:top w:val="none" w:sz="0" w:space="0" w:color="auto"/>
                        <w:left w:val="none" w:sz="0" w:space="0" w:color="auto"/>
                        <w:bottom w:val="none" w:sz="0" w:space="0" w:color="auto"/>
                        <w:right w:val="none" w:sz="0" w:space="0" w:color="auto"/>
                      </w:divBdr>
                      <w:divsChild>
                        <w:div w:id="456686651">
                          <w:marLeft w:val="0"/>
                          <w:marRight w:val="0"/>
                          <w:marTop w:val="100"/>
                          <w:marBottom w:val="100"/>
                          <w:divBdr>
                            <w:top w:val="none" w:sz="0" w:space="0" w:color="auto"/>
                            <w:left w:val="none" w:sz="0" w:space="0" w:color="auto"/>
                            <w:bottom w:val="none" w:sz="0" w:space="0" w:color="auto"/>
                            <w:right w:val="none" w:sz="0" w:space="0" w:color="auto"/>
                          </w:divBdr>
                          <w:divsChild>
                            <w:div w:id="101656139">
                              <w:marLeft w:val="0"/>
                              <w:marRight w:val="0"/>
                              <w:marTop w:val="0"/>
                              <w:marBottom w:val="0"/>
                              <w:divBdr>
                                <w:top w:val="none" w:sz="0" w:space="0" w:color="auto"/>
                                <w:left w:val="none" w:sz="0" w:space="0" w:color="auto"/>
                                <w:bottom w:val="none" w:sz="0" w:space="0" w:color="auto"/>
                                <w:right w:val="none" w:sz="0" w:space="0" w:color="auto"/>
                              </w:divBdr>
                              <w:divsChild>
                                <w:div w:id="19192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997770">
      <w:bodyDiv w:val="1"/>
      <w:marLeft w:val="0"/>
      <w:marRight w:val="0"/>
      <w:marTop w:val="0"/>
      <w:marBottom w:val="0"/>
      <w:divBdr>
        <w:top w:val="none" w:sz="0" w:space="0" w:color="auto"/>
        <w:left w:val="none" w:sz="0" w:space="0" w:color="auto"/>
        <w:bottom w:val="none" w:sz="0" w:space="0" w:color="auto"/>
        <w:right w:val="none" w:sz="0" w:space="0" w:color="auto"/>
      </w:divBdr>
    </w:div>
    <w:div w:id="326716776">
      <w:bodyDiv w:val="1"/>
      <w:marLeft w:val="0"/>
      <w:marRight w:val="0"/>
      <w:marTop w:val="0"/>
      <w:marBottom w:val="0"/>
      <w:divBdr>
        <w:top w:val="none" w:sz="0" w:space="0" w:color="auto"/>
        <w:left w:val="none" w:sz="0" w:space="0" w:color="auto"/>
        <w:bottom w:val="none" w:sz="0" w:space="0" w:color="auto"/>
        <w:right w:val="none" w:sz="0" w:space="0" w:color="auto"/>
      </w:divBdr>
    </w:div>
    <w:div w:id="520365007">
      <w:bodyDiv w:val="1"/>
      <w:marLeft w:val="0"/>
      <w:marRight w:val="0"/>
      <w:marTop w:val="0"/>
      <w:marBottom w:val="0"/>
      <w:divBdr>
        <w:top w:val="none" w:sz="0" w:space="0" w:color="auto"/>
        <w:left w:val="none" w:sz="0" w:space="0" w:color="auto"/>
        <w:bottom w:val="none" w:sz="0" w:space="0" w:color="auto"/>
        <w:right w:val="none" w:sz="0" w:space="0" w:color="auto"/>
      </w:divBdr>
    </w:div>
    <w:div w:id="629746554">
      <w:bodyDiv w:val="1"/>
      <w:marLeft w:val="0"/>
      <w:marRight w:val="0"/>
      <w:marTop w:val="0"/>
      <w:marBottom w:val="0"/>
      <w:divBdr>
        <w:top w:val="none" w:sz="0" w:space="0" w:color="auto"/>
        <w:left w:val="none" w:sz="0" w:space="0" w:color="auto"/>
        <w:bottom w:val="none" w:sz="0" w:space="0" w:color="auto"/>
        <w:right w:val="none" w:sz="0" w:space="0" w:color="auto"/>
      </w:divBdr>
    </w:div>
    <w:div w:id="665326900">
      <w:bodyDiv w:val="1"/>
      <w:marLeft w:val="0"/>
      <w:marRight w:val="0"/>
      <w:marTop w:val="0"/>
      <w:marBottom w:val="0"/>
      <w:divBdr>
        <w:top w:val="none" w:sz="0" w:space="0" w:color="auto"/>
        <w:left w:val="none" w:sz="0" w:space="0" w:color="auto"/>
        <w:bottom w:val="none" w:sz="0" w:space="0" w:color="auto"/>
        <w:right w:val="none" w:sz="0" w:space="0" w:color="auto"/>
      </w:divBdr>
    </w:div>
    <w:div w:id="699235974">
      <w:bodyDiv w:val="1"/>
      <w:marLeft w:val="0"/>
      <w:marRight w:val="0"/>
      <w:marTop w:val="0"/>
      <w:marBottom w:val="0"/>
      <w:divBdr>
        <w:top w:val="none" w:sz="0" w:space="0" w:color="auto"/>
        <w:left w:val="none" w:sz="0" w:space="0" w:color="auto"/>
        <w:bottom w:val="none" w:sz="0" w:space="0" w:color="auto"/>
        <w:right w:val="none" w:sz="0" w:space="0" w:color="auto"/>
      </w:divBdr>
    </w:div>
    <w:div w:id="818689216">
      <w:bodyDiv w:val="1"/>
      <w:marLeft w:val="0"/>
      <w:marRight w:val="0"/>
      <w:marTop w:val="0"/>
      <w:marBottom w:val="0"/>
      <w:divBdr>
        <w:top w:val="none" w:sz="0" w:space="0" w:color="auto"/>
        <w:left w:val="none" w:sz="0" w:space="0" w:color="auto"/>
        <w:bottom w:val="none" w:sz="0" w:space="0" w:color="auto"/>
        <w:right w:val="none" w:sz="0" w:space="0" w:color="auto"/>
      </w:divBdr>
    </w:div>
    <w:div w:id="1078751451">
      <w:bodyDiv w:val="1"/>
      <w:marLeft w:val="0"/>
      <w:marRight w:val="0"/>
      <w:marTop w:val="0"/>
      <w:marBottom w:val="0"/>
      <w:divBdr>
        <w:top w:val="none" w:sz="0" w:space="0" w:color="auto"/>
        <w:left w:val="none" w:sz="0" w:space="0" w:color="auto"/>
        <w:bottom w:val="none" w:sz="0" w:space="0" w:color="auto"/>
        <w:right w:val="none" w:sz="0" w:space="0" w:color="auto"/>
      </w:divBdr>
    </w:div>
    <w:div w:id="1201359680">
      <w:bodyDiv w:val="1"/>
      <w:marLeft w:val="0"/>
      <w:marRight w:val="0"/>
      <w:marTop w:val="0"/>
      <w:marBottom w:val="0"/>
      <w:divBdr>
        <w:top w:val="none" w:sz="0" w:space="0" w:color="auto"/>
        <w:left w:val="none" w:sz="0" w:space="0" w:color="auto"/>
        <w:bottom w:val="none" w:sz="0" w:space="0" w:color="auto"/>
        <w:right w:val="none" w:sz="0" w:space="0" w:color="auto"/>
      </w:divBdr>
    </w:div>
    <w:div w:id="1253393664">
      <w:bodyDiv w:val="1"/>
      <w:marLeft w:val="0"/>
      <w:marRight w:val="0"/>
      <w:marTop w:val="0"/>
      <w:marBottom w:val="0"/>
      <w:divBdr>
        <w:top w:val="none" w:sz="0" w:space="0" w:color="auto"/>
        <w:left w:val="none" w:sz="0" w:space="0" w:color="auto"/>
        <w:bottom w:val="none" w:sz="0" w:space="0" w:color="auto"/>
        <w:right w:val="none" w:sz="0" w:space="0" w:color="auto"/>
      </w:divBdr>
      <w:divsChild>
        <w:div w:id="1787772512">
          <w:marLeft w:val="0"/>
          <w:marRight w:val="0"/>
          <w:marTop w:val="0"/>
          <w:marBottom w:val="0"/>
          <w:divBdr>
            <w:top w:val="none" w:sz="0" w:space="0" w:color="auto"/>
            <w:left w:val="none" w:sz="0" w:space="0" w:color="auto"/>
            <w:bottom w:val="none" w:sz="0" w:space="0" w:color="auto"/>
            <w:right w:val="none" w:sz="0" w:space="0" w:color="auto"/>
          </w:divBdr>
          <w:divsChild>
            <w:div w:id="2071686261">
              <w:marLeft w:val="0"/>
              <w:marRight w:val="0"/>
              <w:marTop w:val="0"/>
              <w:marBottom w:val="0"/>
              <w:divBdr>
                <w:top w:val="none" w:sz="0" w:space="0" w:color="auto"/>
                <w:left w:val="none" w:sz="0" w:space="0" w:color="auto"/>
                <w:bottom w:val="none" w:sz="0" w:space="0" w:color="auto"/>
                <w:right w:val="none" w:sz="0" w:space="0" w:color="auto"/>
              </w:divBdr>
              <w:divsChild>
                <w:div w:id="1807233050">
                  <w:marLeft w:val="0"/>
                  <w:marRight w:val="0"/>
                  <w:marTop w:val="100"/>
                  <w:marBottom w:val="100"/>
                  <w:divBdr>
                    <w:top w:val="none" w:sz="0" w:space="0" w:color="auto"/>
                    <w:left w:val="none" w:sz="0" w:space="0" w:color="auto"/>
                    <w:bottom w:val="none" w:sz="0" w:space="0" w:color="auto"/>
                    <w:right w:val="none" w:sz="0" w:space="0" w:color="auto"/>
                  </w:divBdr>
                  <w:divsChild>
                    <w:div w:id="1819033077">
                      <w:marLeft w:val="0"/>
                      <w:marRight w:val="0"/>
                      <w:marTop w:val="0"/>
                      <w:marBottom w:val="0"/>
                      <w:divBdr>
                        <w:top w:val="none" w:sz="0" w:space="0" w:color="auto"/>
                        <w:left w:val="none" w:sz="0" w:space="0" w:color="auto"/>
                        <w:bottom w:val="none" w:sz="0" w:space="0" w:color="auto"/>
                        <w:right w:val="none" w:sz="0" w:space="0" w:color="auto"/>
                      </w:divBdr>
                      <w:divsChild>
                        <w:div w:id="12781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44216">
          <w:marLeft w:val="0"/>
          <w:marRight w:val="0"/>
          <w:marTop w:val="0"/>
          <w:marBottom w:val="0"/>
          <w:divBdr>
            <w:top w:val="none" w:sz="0" w:space="0" w:color="auto"/>
            <w:left w:val="none" w:sz="0" w:space="0" w:color="auto"/>
            <w:bottom w:val="none" w:sz="0" w:space="0" w:color="auto"/>
            <w:right w:val="none" w:sz="0" w:space="0" w:color="auto"/>
          </w:divBdr>
          <w:divsChild>
            <w:div w:id="1812210412">
              <w:marLeft w:val="0"/>
              <w:marRight w:val="0"/>
              <w:marTop w:val="0"/>
              <w:marBottom w:val="0"/>
              <w:divBdr>
                <w:top w:val="none" w:sz="0" w:space="0" w:color="auto"/>
                <w:left w:val="none" w:sz="0" w:space="0" w:color="auto"/>
                <w:bottom w:val="none" w:sz="0" w:space="0" w:color="auto"/>
                <w:right w:val="none" w:sz="0" w:space="0" w:color="auto"/>
              </w:divBdr>
              <w:divsChild>
                <w:div w:id="1854607224">
                  <w:marLeft w:val="0"/>
                  <w:marRight w:val="0"/>
                  <w:marTop w:val="100"/>
                  <w:marBottom w:val="100"/>
                  <w:divBdr>
                    <w:top w:val="none" w:sz="0" w:space="0" w:color="auto"/>
                    <w:left w:val="none" w:sz="0" w:space="0" w:color="auto"/>
                    <w:bottom w:val="none" w:sz="0" w:space="0" w:color="auto"/>
                    <w:right w:val="none" w:sz="0" w:space="0" w:color="auto"/>
                  </w:divBdr>
                  <w:divsChild>
                    <w:div w:id="1515993208">
                      <w:marLeft w:val="0"/>
                      <w:marRight w:val="0"/>
                      <w:marTop w:val="0"/>
                      <w:marBottom w:val="0"/>
                      <w:divBdr>
                        <w:top w:val="none" w:sz="0" w:space="0" w:color="auto"/>
                        <w:left w:val="none" w:sz="0" w:space="0" w:color="auto"/>
                        <w:bottom w:val="none" w:sz="0" w:space="0" w:color="auto"/>
                        <w:right w:val="none" w:sz="0" w:space="0" w:color="auto"/>
                      </w:divBdr>
                      <w:divsChild>
                        <w:div w:id="2641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042828">
      <w:bodyDiv w:val="1"/>
      <w:marLeft w:val="0"/>
      <w:marRight w:val="0"/>
      <w:marTop w:val="0"/>
      <w:marBottom w:val="0"/>
      <w:divBdr>
        <w:top w:val="none" w:sz="0" w:space="0" w:color="auto"/>
        <w:left w:val="none" w:sz="0" w:space="0" w:color="auto"/>
        <w:bottom w:val="none" w:sz="0" w:space="0" w:color="auto"/>
        <w:right w:val="none" w:sz="0" w:space="0" w:color="auto"/>
      </w:divBdr>
    </w:div>
    <w:div w:id="1441103001">
      <w:bodyDiv w:val="1"/>
      <w:marLeft w:val="0"/>
      <w:marRight w:val="0"/>
      <w:marTop w:val="0"/>
      <w:marBottom w:val="0"/>
      <w:divBdr>
        <w:top w:val="none" w:sz="0" w:space="0" w:color="auto"/>
        <w:left w:val="none" w:sz="0" w:space="0" w:color="auto"/>
        <w:bottom w:val="none" w:sz="0" w:space="0" w:color="auto"/>
        <w:right w:val="none" w:sz="0" w:space="0" w:color="auto"/>
      </w:divBdr>
    </w:div>
    <w:div w:id="1898927520">
      <w:bodyDiv w:val="1"/>
      <w:marLeft w:val="0"/>
      <w:marRight w:val="0"/>
      <w:marTop w:val="0"/>
      <w:marBottom w:val="0"/>
      <w:divBdr>
        <w:top w:val="none" w:sz="0" w:space="0" w:color="auto"/>
        <w:left w:val="none" w:sz="0" w:space="0" w:color="auto"/>
        <w:bottom w:val="none" w:sz="0" w:space="0" w:color="auto"/>
        <w:right w:val="none" w:sz="0" w:space="0" w:color="auto"/>
      </w:divBdr>
    </w:div>
    <w:div w:id="208957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xiv.org/abs/1801.10198" TargetMode="External"/><Relationship Id="rId21" Type="http://schemas.openxmlformats.org/officeDocument/2006/relationships/image" Target="media/image12.png"/><Relationship Id="rId34" Type="http://schemas.openxmlformats.org/officeDocument/2006/relationships/hyperlink" Target="https://arxiv.org/abs/1802.05365" TargetMode="Externa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arxiv.org/abs/1607.06450"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arxiv.org/abs/1706.03762" TargetMode="Externa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hyperlink" Target="https://arxiv.org/abs/1706.03762"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arxiv.org/abs/1810.04805"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oud.google.com/tpu/"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0.png"/><Relationship Id="rId8" Type="http://schemas.openxmlformats.org/officeDocument/2006/relationships/hyperlink" Target="https://jalammar.github.io/visualizing-neural-machine-translation-mechanics-of-seq2seq-models-with-attention/"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medium.com/deeper-learning/glossary-of-deep-learning-word-embedding-f90c3cec34ca"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arxiv.org/abs/1706.03762" TargetMode="External"/><Relationship Id="rId46" Type="http://schemas.openxmlformats.org/officeDocument/2006/relationships/hyperlink" Target="https://lilianweng.github.io/lil-log/contact.html" TargetMode="External"/><Relationship Id="rId20" Type="http://schemas.openxmlformats.org/officeDocument/2006/relationships/image" Target="media/image11.png"/><Relationship Id="rId41" Type="http://schemas.openxmlformats.org/officeDocument/2006/relationships/hyperlink" Target="https://arxiv.org/pdf/1810.04805.pdf"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jalammar.github.io/visualizing-neural-machine-translation-mechanics-of-seq2seq-models-with-atten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openai.com/language-unsupervised/"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48</Pages>
  <Words>8158</Words>
  <Characters>46504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omar150037@feng.bu.edu.eg</dc:creator>
  <cp:keywords/>
  <dc:description/>
  <cp:lastModifiedBy>omar150037@feng.bu.edu.eg</cp:lastModifiedBy>
  <cp:revision>8</cp:revision>
  <dcterms:created xsi:type="dcterms:W3CDTF">2020-07-27T16:50:00Z</dcterms:created>
  <dcterms:modified xsi:type="dcterms:W3CDTF">2020-07-29T00:01:00Z</dcterms:modified>
</cp:coreProperties>
</file>